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Szerződés Redline Riport</w:t>
      </w:r>
    </w:p>
    <w:p>
      <w:r>
        <w:rPr>
          <w:i/>
          <w:color w:val="555555"/>
          <w:sz w:val="28"/>
        </w:rPr>
        <w:t>Vállalkozási szerződés — Magnum Solutions Kft.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44"/>
        <w:gridCol w:w="2544"/>
        <w:gridCol w:w="2544"/>
      </w:tblGrid>
      <w:tr>
        <w:tc>
          <w:tcPr>
            <w:tcW w:type="dxa" w:w="2544"/>
          </w:tcPr>
          <w:p>
            <w:r>
              <w:rPr>
                <w:b/>
              </w:rPr>
              <w:t>Jelenlegi pontszám</w:t>
            </w:r>
          </w:p>
        </w:tc>
        <w:tc>
          <w:tcPr>
            <w:tcW w:type="dxa" w:w="2544"/>
          </w:tcPr>
          <w:p>
            <w:r>
              <w:rPr>
                <w:b/>
              </w:rPr>
              <w:t>Javítás utáni pontszám</w:t>
            </w:r>
          </w:p>
        </w:tc>
        <w:tc>
          <w:tcPr>
            <w:tcW w:type="dxa" w:w="2544"/>
          </w:tcPr>
          <w:p>
            <w:r>
              <w:rPr>
                <w:b/>
              </w:rPr>
              <w:t>Osztályzat</w:t>
            </w:r>
          </w:p>
        </w:tc>
      </w:tr>
      <w:tr>
        <w:tc>
          <w:tcPr>
            <w:tcW w:type="dxa" w:w="2544"/>
          </w:tcPr>
          <w:p>
            <w:r>
              <w:rPr>
                <w:b/>
                <w:color w:val="C0392B"/>
                <w:sz w:val="40"/>
              </w:rPr>
              <w:t>22/100</w:t>
            </w:r>
          </w:p>
        </w:tc>
        <w:tc>
          <w:tcPr>
            <w:tcW w:type="dxa" w:w="2544"/>
          </w:tcPr>
          <w:p>
            <w:r>
              <w:rPr>
                <w:b/>
                <w:color w:val="2E8636"/>
                <w:sz w:val="40"/>
              </w:rPr>
              <w:t>84/100</w:t>
            </w:r>
          </w:p>
        </w:tc>
        <w:tc>
          <w:tcPr>
            <w:tcW w:type="dxa" w:w="2544"/>
          </w:tcPr>
          <w:p>
            <w:r>
              <w:t>F</w:t>
            </w:r>
          </w:p>
        </w:tc>
      </w:tr>
    </w:tbl>
    <w:p/>
    <w:p>
      <w:r>
        <w:rPr>
          <w:b/>
        </w:rPr>
        <w:t xml:space="preserve">🔴 8 High Risk    </w:t>
      </w:r>
      <w:r>
        <w:rPr>
          <w:b/>
        </w:rPr>
        <w:t xml:space="preserve">🟡 6 Medium    </w:t>
      </w:r>
      <w:r>
        <w:rPr>
          <w:b/>
        </w:rPr>
        <w:t>🟢 4 Low</w:t>
      </w:r>
    </w:p>
    <w:p>
      <w:r>
        <w:rPr>
          <w:b/>
        </w:rPr>
        <w:t xml:space="preserve">Verdikt: </w:t>
      </w:r>
      <w:r>
        <w:rPr>
          <w:i/>
          <w:color w:val="C0392B"/>
        </w:rPr>
        <w:t>NE írd alá jelenlegi formájában — színlelt szerződés (NAV-kockázat 5-7 M Ft/év), Szjt. szerint semmis kikötések, törvényileg érvénytelen 36 hónapos versenytilalom.</w:t>
      </w:r>
    </w:p>
    <w:p/>
    <w:p>
      <w:r>
        <w:rPr>
          <w:i/>
          <w:color w:val="777777"/>
          <w:sz w:val="18"/>
        </w:rPr>
        <w:t>Ez a dokumentum Word Tracked Changes (Változások követése) formátumban tartalmazza a javasolt módosításokat. Word-ben: Véleményezés → Változások elfogadása/elutasítása. A margón megjegyzések szerepelnek minden változtatás indoklásához.</w:t>
      </w:r>
    </w:p>
    <w:p>
      <w:r>
        <w:br w:type="page"/>
      </w:r>
    </w:p>
    <w:p>
      <w:pPr>
        <w:spacing w:before="360"/>
      </w:pPr>
      <w:r>
        <w:rPr>
          <w:b/>
          <w:color w:val="C0392B"/>
          <w:sz w:val="22"/>
        </w:rPr>
        <w:t xml:space="preserve">🔴 HIGH RISK  </w:t>
      </w:r>
      <w:r>
        <w:rPr>
          <w:b/>
          <w:sz w:val="26"/>
        </w:rPr>
        <w:t>Pont 1.3 — Heti 40 óra + kötelező irodai jelenlét = bujtatott munkaviszony</w:t>
      </w:r>
    </w:p>
    <w:p>
      <w:r>
        <w:rPr>
          <w:b/>
          <w:color w:val="777777"/>
          <w:sz w:val="18"/>
        </w:rPr>
        <w:t xml:space="preserve">Eredeti szöveg: </w:t>
      </w:r>
      <w:del w:id="1001" w:author="ContractMD AI" w:date="2026-05-19T18:24:16Z">
        <w:r>
          <w:rPr>
            <w:strike/>
            <w:color w:val="C0392B"/>
          </w:rPr>
          <w:delText xml:space="preserve">Vállalkozó köteles heti minimum 40 órát a Megrendelő részére dolgozni, és hétfőtől péntekig 9:00–18:00 között köteles a Megrendelő budapesti irodájában személyesen jelen lenni. Vállalkozó köteles a Megrendelő által biztosított eszközöket használni.</w:delText>
        </w:r>
      </w:del>
    </w:p>
    <w:p>
      <w:commentRangeStart w:id="0"/>
      <w:r>
        <w:rPr>
          <w:b/>
          <w:color w:val="777777"/>
          <w:sz w:val="18"/>
        </w:rPr>
        <w:t xml:space="preserve">Javasolt új szöveg: </w:t>
      </w:r>
      <w:ins w:id="1002" w:author="ContractMD AI" w:date="2026-05-19T18:24:16Z">
        <w:r>
          <w:rPr>
            <w:u w:val="single"/>
            <w:color w:val="2E8636"/>
          </w:rPr>
          <w:t xml:space="preserve">Vállalkozó a Szolgáltatásokat saját időbeosztása szerint, saját helyén és saját eszközeivel látja el. A felek a kommunikációhoz heti rendszerességű, max. 60 perces státusz-egyeztetést tartanak online formában.</w:t>
        </w:r>
      </w:ins>
      <w:commentRangeEnd w:id="0"/>
      <w:r>
        <w:commentReference w:id="0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Heti 40 óra kötött munkaidő + kötelező irodai jelenlét + megrendelői eszközhasználat klasszikus munkaviszony-ismérvek. A 7001/2005. (MK 170.) FMM-PM együttes irányelv és állandó NAV-gyakorlat alapján színlelt szerződés gyanúja merül fel.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Mt. 27. § (2), Ptk. 6:92. § (színlelt szerződés), 7001/2005. FMM-PM irányelv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NAV utólagos minősítés esetén 5 évre visszamenőleg járulék + SZJA + adóbírság (akár 200%) + mulasztási bírság. A 9 M Ft éves díj alapján a kockázat 5-7 M Ft/év nagyságrendű. Szándékos színleltség esetén Btk. 403. § (költségvetési csalás) is felmerülhet.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A vállalkozói státusz fenntartható, az adminisztratív és NAV-kockázat eltűnik.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Ha a tényleges munkavégzés mégis kötött idejű és helyű, javasolj munkaszerződést — az tisztább jogi viszony minden szempontból.</w:t>
            </w:r>
          </w:p>
        </w:tc>
      </w:tr>
    </w:tbl>
    <w:p>
      <w:pPr>
        <w:spacing w:before="360"/>
      </w:pPr>
      <w:r>
        <w:rPr>
          <w:b/>
          <w:color w:val="C0392B"/>
          <w:sz w:val="22"/>
        </w:rPr>
        <w:t xml:space="preserve">🔴 HIGH RISK  </w:t>
      </w:r>
      <w:r>
        <w:rPr>
          <w:b/>
          <w:sz w:val="26"/>
        </w:rPr>
        <w:t>Pont 2.3 — Határozatlan idejű fizetésfelfüggesztés</w:t>
      </w:r>
    </w:p>
    <w:p>
      <w:r>
        <w:rPr>
          <w:b/>
          <w:color w:val="777777"/>
          <w:sz w:val="18"/>
        </w:rPr>
        <w:t xml:space="preserve">Eredeti szöveg: </w:t>
      </w:r>
      <w:del w:id="1003" w:author="ContractMD AI" w:date="2026-05-19T18:24:16Z">
        <w:r>
          <w:rPr>
            <w:strike/>
            <w:color w:val="C0392B"/>
          </w:rPr>
          <w:delText xml:space="preserve">Megrendelő a számlát annak kézhezvételétől számított 8 napon belül köteles megfizetni — amennyiben azonban a Megrendelő bármely teljesítésre kifogást emel, a fizetési kötelezettség határozatlan időre felfüggesztésre kerül.</w:delText>
        </w:r>
      </w:del>
    </w:p>
    <w:p>
      <w:commentRangeStart w:id="1"/>
      <w:r>
        <w:rPr>
          <w:b/>
          <w:color w:val="777777"/>
          <w:sz w:val="18"/>
        </w:rPr>
        <w:t xml:space="preserve">Javasolt új szöveg: </w:t>
      </w:r>
      <w:ins w:id="1004" w:author="ContractMD AI" w:date="2026-05-19T18:24:16Z">
        <w:r>
          <w:rPr>
            <w:u w:val="single"/>
            <w:color w:val="2E8636"/>
          </w:rPr>
          <w:t xml:space="preserve">Megrendelő a számlát annak kézhezvételétől számított 30 napon belül köteles megfizetni. Amennyiben Megrendelő a számla egy részét kifogásolja, az nem vitatott részt a határidőn belül megfizeti, a vitatott rész tekintetében a kifogást a számla kézhezvételétől számított 8 napon belül írásban, indokolással köteles előterjeszteni.</w:t>
        </w:r>
      </w:ins>
      <w:commentRangeEnd w:id="1"/>
      <w:r>
        <w:commentReference w:id="1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korlátlan idejű fizetésfelfüggesztés tisztességtelen szerződési feltétel — gazdaságilag kiszolgáltatja a vállalkozót, és lehetővé teszi a megrendelő számára, hogy bármilyen ürüggyel halogassa a fizetést.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6:104. § (2) b) — tisztességtelen ÁSZF-kikötés; Ptk. 6:130. § — 30 napos fizetési határidő szabálya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Hónapokon át kifizetetlen számlák, cash flow összeomlás, kényszerű peresedés.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Garantált 30 napos fizetés, vitarendezés tiszta keretben.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Adj 8%-os késedelmi kamatot kötbéren felül — ez a megrendelőt gyors fizetésre ösztönzi.</w:t>
            </w:r>
          </w:p>
        </w:tc>
      </w:tr>
    </w:tbl>
    <w:p>
      <w:pPr>
        <w:spacing w:before="360"/>
      </w:pPr>
      <w:r>
        <w:rPr>
          <w:b/>
          <w:color w:val="C0392B"/>
          <w:sz w:val="22"/>
        </w:rPr>
        <w:t xml:space="preserve">🔴 HIGH RISK  </w:t>
      </w:r>
      <w:r>
        <w:rPr>
          <w:b/>
          <w:sz w:val="26"/>
        </w:rPr>
        <w:t>Pont 3.1 — Korlátlan IP-átruházás, akár nem kapcsolódó művekre is</w:t>
      </w:r>
    </w:p>
    <w:p>
      <w:r>
        <w:rPr>
          <w:b/>
          <w:color w:val="777777"/>
          <w:sz w:val="18"/>
        </w:rPr>
        <w:t xml:space="preserve">Eredeti szöveg: </w:t>
      </w:r>
      <w:del w:id="1005" w:author="ContractMD AI" w:date="2026-05-19T18:24:16Z">
        <w:r>
          <w:rPr>
            <w:strike/>
            <w:color w:val="C0392B"/>
          </w:rPr>
          <w:delText xml:space="preserve">A jelen szerződés időtartama alatt Vállalkozó által létrehozott valamennyi szellemi alkotás — függetlenül attól, hogy az a Szolgáltatásokhoz kapcsolódik-e — kizárólagosan a Megrendelőt illeti.</w:delText>
        </w:r>
      </w:del>
    </w:p>
    <w:p>
      <w:commentRangeStart w:id="2"/>
      <w:r>
        <w:rPr>
          <w:b/>
          <w:color w:val="777777"/>
          <w:sz w:val="18"/>
        </w:rPr>
        <w:t xml:space="preserve">Javasolt új szöveg: </w:t>
      </w:r>
      <w:ins w:id="1006" w:author="ContractMD AI" w:date="2026-05-19T18:24:16Z">
        <w:r>
          <w:rPr>
            <w:u w:val="single"/>
            <w:color w:val="2E8636"/>
          </w:rPr>
          <w:t xml:space="preserve">A Vállalkozó által a Szolgáltatások keretében, Megrendelő részére kifejezetten kifejlesztett művek vagyoni jogai a teljesítést és a díj megfizetését követően átszállnak a Megrendelőre. A Vállalkozó által korábban létrehozott vagy a szerződéssel össze nem függő alkotások továbbra is a Vállalkozó tulajdonát képezik.</w:t>
        </w:r>
      </w:ins>
      <w:commentRangeEnd w:id="2"/>
      <w:r>
        <w:commentReference w:id="2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'függetlenül attól, hogy a Szolgáltatásokhoz kapcsolódik-e' megfogalmazás minden szellemi alkotást — még a hobbi-projekteket, más ügyfelek számára végzett munkát is — a Megrendelőre ruház át. Ez tisztességtelen.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6:102. § (tisztességtelen feltétel), Szjt. 16. § (4)-(5) — felhasználási ellenérték joga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Saját könyvtáraidat, korábban fejlesztett kódjaidat, hobbi-projekted is elveszítheted.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Csak a kifejezetten Megrendelő számára végzett munka kerül át, a Prior IP-d megmarad.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Mellékletként adj át egy 'Prior IP' listát a meglévő anyagaidról — ez bizonyíték a tulajdonjogra.</w:t>
            </w:r>
          </w:p>
        </w:tc>
      </w:tr>
    </w:tbl>
    <w:p>
      <w:pPr>
        <w:spacing w:before="360"/>
      </w:pPr>
      <w:r>
        <w:rPr>
          <w:b/>
          <w:color w:val="C0392B"/>
          <w:sz w:val="22"/>
        </w:rPr>
        <w:t xml:space="preserve">🔴 HIGH RISK  </w:t>
      </w:r>
      <w:r>
        <w:rPr>
          <w:b/>
          <w:sz w:val="26"/>
        </w:rPr>
        <w:t>Pont 3.3 — Személyhez fűződő jogokról lemondás — eleve semmis</w:t>
      </w:r>
    </w:p>
    <w:p>
      <w:r>
        <w:rPr>
          <w:b/>
          <w:color w:val="777777"/>
          <w:sz w:val="18"/>
        </w:rPr>
        <w:t xml:space="preserve">Eredeti szöveg: </w:t>
      </w:r>
      <w:del w:id="1007" w:author="ContractMD AI" w:date="2026-05-19T18:24:16Z">
        <w:r>
          <w:rPr>
            <w:strike/>
            <w:color w:val="C0392B"/>
          </w:rPr>
          <w:delText xml:space="preserve">Vállalkozó lemond a szerzői személyhez fűződő jogairól, ideértve a névfeltüntetéshez való jogot is.</w:delText>
        </w:r>
      </w:del>
    </w:p>
    <w:p>
      <w:commentRangeStart w:id="3"/>
      <w:r>
        <w:rPr>
          <w:b/>
          <w:color w:val="777777"/>
          <w:sz w:val="18"/>
        </w:rPr>
        <w:t xml:space="preserve">Javasolt új szöveg: </w:t>
      </w:r>
      <w:ins w:id="1008" w:author="ContractMD AI" w:date="2026-05-19T18:24:16Z">
        <w:r>
          <w:rPr>
            <w:u w:val="single"/>
            <w:color w:val="2E8636"/>
          </w:rPr>
          <w:t xml:space="preserve">Felek megállapodnak abban, hogy a Vállalkozó szerzői személyhez fűződő jogai a hatályos jogszabályok szerint érintetlenül megmaradnak. A névfeltüntetés módjáról a felek külön írásban állapodhatnak meg.</w:t>
        </w:r>
      </w:ins>
      <w:commentRangeEnd w:id="3"/>
      <w:r>
        <w:commentReference w:id="3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szerzői személyhez fűződő jogok (különösen a névfeltüntetéshez való jog) forgalomképtelenek — róluk érvényesen lemondani NEM LEHET. Ez a kikötés a magyar szerzői jogi törvény szerint eleve semmis.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Szjt. 9. § (2) — szerzői személyhez fűződő jog elidegeníthetetlen; Szjt. 12. § — névfeltüntetés joga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A klauzula érvénytelen, így a megrendelő hamis biztonságban él. Vitás helyzetben a vállalkozó él a jogával, a megrendelő üzleti tervei sérülhetnek.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Tisztázott helyzet, a felek tudnak róla, hogy ez a jog megmarad.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Ha a megrendelő nem akarja a nevedet feltüntetni a műben, ezt kérje külön — de bizonyos művek (pl. szoftver) esetén ez gyakran üzletileg elfogadható kompromisszum.</w:t>
            </w:r>
          </w:p>
        </w:tc>
      </w:tr>
    </w:tbl>
    <w:p>
      <w:pPr>
        <w:spacing w:before="360"/>
      </w:pPr>
      <w:r>
        <w:rPr>
          <w:b/>
          <w:color w:val="C0392B"/>
          <w:sz w:val="22"/>
        </w:rPr>
        <w:t xml:space="preserve">🔴 HIGH RISK  </w:t>
      </w:r>
      <w:r>
        <w:rPr>
          <w:b/>
          <w:sz w:val="26"/>
        </w:rPr>
        <w:t>Pont 5.1 — 36 hónapos versenytilalom EU-szerte, ellenérték nélkül</w:t>
      </w:r>
    </w:p>
    <w:p>
      <w:r>
        <w:rPr>
          <w:b/>
          <w:color w:val="777777"/>
          <w:sz w:val="18"/>
        </w:rPr>
        <w:t xml:space="preserve">Eredeti szöveg: </w:t>
      </w:r>
      <w:del w:id="1009" w:author="ContractMD AI" w:date="2026-05-19T18:24:16Z">
        <w:r>
          <w:rPr>
            <w:strike/>
            <w:color w:val="C0392B"/>
          </w:rPr>
          <w:delText xml:space="preserve">Vállalkozó kötelezi magát arra, hogy a jelen szerződés időtartama alatt, valamint annak bármely okból történő megszűnését követő 36 hónapon belül semmilyen formában nem végez a Megrendelő tevékenységi körébe tartozó tevékenységet, sem önállóan, sem alkalmazottként, sem közreműködőként, Magyarország és az Európai Unió teljes területén. A versenytilalmi kötelezettségért semmilyen ellenérték nem jár.</w:delText>
        </w:r>
      </w:del>
    </w:p>
    <w:p>
      <w:commentRangeStart w:id="4"/>
      <w:r>
        <w:rPr>
          <w:b/>
          <w:color w:val="777777"/>
          <w:sz w:val="18"/>
        </w:rPr>
        <w:t xml:space="preserve">Javasolt új szöveg: </w:t>
      </w:r>
      <w:ins w:id="1010" w:author="ContractMD AI" w:date="2026-05-19T18:24:16Z">
        <w:r>
          <w:rPr>
            <w:u w:val="single"/>
            <w:color w:val="2E8636"/>
          </w:rPr>
          <w:t xml:space="preserve">Vállalkozó a szerződés megszűnését követő 12 hónapon belül nem nyújt szolgáltatást a Megrendelő által közvetlenül megnevezett legfeljebb 3 versenytársának, Magyarország területén. A Megrendelő a versenytilalmi kötelezettségért havonta az utolsó havi vállalkozói díj 50%-ának megfelelő összeget fizet ellenérték gyanánt.</w:t>
        </w:r>
      </w:ins>
      <w:commentRangeEnd w:id="4"/>
      <w:r>
        <w:commentReference w:id="4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36 hónapos, EU-szerte érvényes, ellenérték nélküli versenytilalom ütközik a magyar és uniós joggal. Az Mt. 228. § kifejezetten ellenértéket követel meg (min. alapbér 1/3-a), és maximum 2 évet enged.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Mt. 228. § — versenytilalmi megállapodás (ellenérték, max 2 év), Ptk. 6:102. § — tisztességtelen szerződési feltétel, Alaptv. XII. cikk — vállalkozáshoz való jog. Bírói gyakorlat: BH2008.94 — ellenérték nélküli versenytilalom érvénytelen.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Megélhetésed lehetetlenné válik 3 évre — érvénytelen, de érvényesítési kísérlet komoly perköltséget okoz.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Reális, kifizetett versenytilalom; szabad munkavégzés a többi piacon.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Ha a megrendelő ragaszkodik a hosszú tilalomhoz, kérj magasabb ellenértéket — a piac általában elfogadja a 'fizetett non-compete' modellt.</w:t>
            </w:r>
          </w:p>
        </w:tc>
      </w:tr>
    </w:tbl>
    <w:p>
      <w:pPr>
        <w:spacing w:before="360"/>
      </w:pPr>
      <w:r>
        <w:rPr>
          <w:b/>
          <w:color w:val="C0392B"/>
          <w:sz w:val="22"/>
        </w:rPr>
        <w:t xml:space="preserve">🔴 HIGH RISK  </w:t>
      </w:r>
      <w:r>
        <w:rPr>
          <w:b/>
          <w:sz w:val="26"/>
        </w:rPr>
        <w:t>Pont 6.1 — Korlátlan kárfelelősség + előreláthatósági korlát kizárása</w:t>
      </w:r>
    </w:p>
    <w:p>
      <w:r>
        <w:rPr>
          <w:b/>
          <w:color w:val="777777"/>
          <w:sz w:val="18"/>
        </w:rPr>
        <w:t xml:space="preserve">Eredeti szöveg: </w:t>
      </w:r>
      <w:del w:id="1011" w:author="ContractMD AI" w:date="2026-05-19T18:24:16Z">
        <w:r>
          <w:rPr>
            <w:strike/>
            <w:color w:val="C0392B"/>
          </w:rPr>
          <w:delText xml:space="preserve">Vállalkozó a Megrendelő részére okozott valamennyi kárt — beleértve az elmaradt hasznot, a következménykárokat és harmadik személyek által támasztott bármilyen igényt — köteles maradéktalanul megtéríteni, összegszerű felső korlát nélkül. Vállalkozó ezúton lemond a Polgári Törvénykönyv szerinti előreláthatósági korlátozás alkalmazásáról.</w:delText>
        </w:r>
      </w:del>
    </w:p>
    <w:p>
      <w:commentRangeStart w:id="5"/>
      <w:r>
        <w:rPr>
          <w:b/>
          <w:color w:val="777777"/>
          <w:sz w:val="18"/>
        </w:rPr>
        <w:t xml:space="preserve">Javasolt új szöveg: </w:t>
      </w:r>
      <w:ins w:id="1012" w:author="ContractMD AI" w:date="2026-05-19T18:24:16Z">
        <w:r>
          <w:rPr>
            <w:u w:val="single"/>
            <w:color w:val="2E8636"/>
          </w:rPr>
          <w:t xml:space="preserve">Vállalkozó felelőssége a Megrendelővel szemben — a szándékos szerződésszegés és a Ptk. 6:152. § szerinti kivételek kivételével — az adott szerződéses évben fizetett vállalkozói díj összegéig terjed. A Ptk. 6:143. § (2) szerinti előreláthatósági korlát alkalmazandó.</w:t>
        </w:r>
      </w:ins>
      <w:commentRangeEnd w:id="5"/>
      <w:r>
        <w:commentReference w:id="5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korlátlan felelősség egy normál vállalkozási szerződésben aránytalan. A megrendelő nyereség-kockázata teljes mértékben átkerül a vállalkozóra. Az előreláthatósági korlát lemondása semmis.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6:143. § (2) — előreláthatósági szabály, Ptk. 6:152. § — szándékos károkozásnál a kizárás semmis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Egy hibás vagy késedelmes teljesítés a vállalkozó teljes vagyonát követelheti — csőd lehetséges.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Reális, korlátozott felelősség; a szándékos vagy súlyos kötelezettségszegés továbbra is teljes felelősséggel jár.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Köss szakmai felelősségbiztosítást a felelősségkorlát összegéig — a megrendelő ezt gyakran elfogadja garanciaként.</w:t>
            </w:r>
          </w:p>
        </w:tc>
      </w:tr>
    </w:tbl>
    <w:p>
      <w:pPr>
        <w:spacing w:before="360"/>
      </w:pPr>
      <w:r>
        <w:rPr>
          <w:b/>
          <w:color w:val="D38E00"/>
          <w:sz w:val="22"/>
        </w:rPr>
        <w:t xml:space="preserve">🟡 MEDIUM  </w:t>
      </w:r>
      <w:r>
        <w:rPr>
          <w:b/>
          <w:sz w:val="26"/>
        </w:rPr>
        <w:t>Pont 6.3 — Megrendelői felelősség max 50 000 Ft — aszimmetria</w:t>
      </w:r>
    </w:p>
    <w:p>
      <w:r>
        <w:rPr>
          <w:b/>
          <w:color w:val="777777"/>
          <w:sz w:val="18"/>
        </w:rPr>
        <w:t xml:space="preserve">Eredeti szöveg: </w:t>
      </w:r>
      <w:del w:id="1013" w:author="ContractMD AI" w:date="2026-05-19T18:24:16Z">
        <w:r>
          <w:rPr>
            <w:strike/>
            <w:color w:val="C0392B"/>
          </w:rPr>
          <w:delText xml:space="preserve">A Megrendelő kártérítési felelőssége a Vállalkozó felé legfeljebb 50 000 Ft összegig terjedhet, bármely jogcímen.</w:delText>
        </w:r>
      </w:del>
    </w:p>
    <w:p>
      <w:commentRangeStart w:id="6"/>
      <w:r>
        <w:rPr>
          <w:b/>
          <w:color w:val="777777"/>
          <w:sz w:val="18"/>
        </w:rPr>
        <w:t xml:space="preserve">Javasolt új szöveg: </w:t>
      </w:r>
      <w:ins w:id="1014" w:author="ContractMD AI" w:date="2026-05-19T18:24:16Z">
        <w:r>
          <w:rPr>
            <w:u w:val="single"/>
            <w:color w:val="2E8636"/>
          </w:rPr>
          <w:t xml:space="preserve">A felek kölcsönös felelősségvállalása az adott szerződéses évben fizetett vállalkozói díj összegéig terjed, kivéve a szándékos szerződésszegést és a Ptk. 6:152. § szerinti kivételeket.</w:t>
        </w:r>
      </w:ins>
      <w:commentRangeEnd w:id="6"/>
      <w:r>
        <w:commentReference w:id="6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Vállalkozó korlátlan felelőssége + 50 000 Ft megrendelői plafon nyilvánvaló aszimmetria. A megrendelő gyakorlatilag bármilyen szerződésszegéssel megúszhatja minimális kockázattal.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6:102. § — nyilvánvalóan tisztességtelen kikötés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Ha a megrendelő nem fizet, vagy szerződésszegése miatt veszítesz el más munkát, max 50 000 Ft-ot tudsz érvényesíteni.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Kölcsönös, reális felelősségi keret.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 'kölcsönös cap' standard szövegezés — ezt a megrendelők nem szokták elutasítani.</w:t>
            </w:r>
          </w:p>
        </w:tc>
      </w:tr>
    </w:tbl>
    <w:p>
      <w:pPr>
        <w:spacing w:before="360"/>
      </w:pPr>
      <w:r>
        <w:rPr>
          <w:b/>
          <w:color w:val="C0392B"/>
          <w:sz w:val="22"/>
        </w:rPr>
        <w:t xml:space="preserve">🔴 HIGH RISK  </w:t>
      </w:r>
      <w:r>
        <w:rPr>
          <w:b/>
          <w:sz w:val="26"/>
        </w:rPr>
        <w:t>Pont 7.2 — ÁSZF egyoldalú módosítása tájékoztatás nélkül</w:t>
      </w:r>
    </w:p>
    <w:p>
      <w:r>
        <w:rPr>
          <w:b/>
          <w:color w:val="777777"/>
          <w:sz w:val="18"/>
        </w:rPr>
        <w:t xml:space="preserve">Eredeti szöveg: </w:t>
      </w:r>
      <w:del w:id="1015" w:author="ContractMD AI" w:date="2026-05-19T18:24:16Z">
        <w:r>
          <w:rPr>
            <w:strike/>
            <w:color w:val="C0392B"/>
          </w:rPr>
          <w:delText xml:space="preserve">A Megrendelő jogosult az ÁSZF-et bármikor, egyoldalúan módosítani. A módosítás Vállalkozó részére írásbeli tájékoztatás nélkül is hatályba lép.</w:delText>
        </w:r>
      </w:del>
    </w:p>
    <w:p>
      <w:commentRangeStart w:id="7"/>
      <w:r>
        <w:rPr>
          <w:b/>
          <w:color w:val="777777"/>
          <w:sz w:val="18"/>
        </w:rPr>
        <w:t xml:space="preserve">Javasolt új szöveg: </w:t>
      </w:r>
      <w:ins w:id="1016" w:author="ContractMD AI" w:date="2026-05-19T18:24:16Z">
        <w:r>
          <w:rPr>
            <w:u w:val="single"/>
            <w:color w:val="2E8636"/>
          </w:rPr>
          <w:t xml:space="preserve">Az ÁSZF módosítását a Megrendelő legalább 30 nappal a hatálybalépés előtt írásban közli a Vállalkozóval. Amennyiben a Vállalkozó a módosítást a hatálybalépés előtti 15 napon belül írásban kifogásolja, jogosult a szerződést rendkívüli felmondással megszüntetni.</w:t>
        </w:r>
      </w:ins>
      <w:commentRangeEnd w:id="7"/>
      <w:r>
        <w:commentReference w:id="7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Tájékoztatás nélküli egyoldalú szerződésmódosítás semmis. A megrendelő bármikor a vállalkozó hátrányára változtathatja a feltételeket — ez gyakorlatilag illuzórikus szerződés.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6:78. § (2), 6:104. § (2) j), 6:191. § — egyoldalú szerződésmódosítás szabályai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A megrendelő egy hét alatt megduplázhatja a kötbéreket vagy szigoríthatja a határidőket — anélkül, hogy tudnál róla.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Stabil szerződéses keret, módosítás csak előzetes értesítéssel és kifogási joggal.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Ha a megrendelő ragaszkodik az ÁSZF-hez, kérd a teljes szövegét melléklet formájában — így ami benne van, abba beleegyezel, ami később jön, nem.</w:t>
            </w:r>
          </w:p>
        </w:tc>
      </w:tr>
    </w:tbl>
    <w:p>
      <w:pPr>
        <w:spacing w:before="360"/>
      </w:pPr>
      <w:r>
        <w:rPr>
          <w:b/>
          <w:color w:val="C0392B"/>
          <w:sz w:val="22"/>
        </w:rPr>
        <w:t xml:space="preserve">🔴 HIGH RISK  </w:t>
      </w:r>
      <w:r>
        <w:rPr>
          <w:b/>
          <w:sz w:val="26"/>
        </w:rPr>
        <w:t>Pont 8.1 — Aszimmetrikus felmondás — Megrendelő bármikor, Vállalkozó 90 nap</w:t>
      </w:r>
    </w:p>
    <w:p>
      <w:r>
        <w:rPr>
          <w:b/>
          <w:color w:val="777777"/>
          <w:sz w:val="18"/>
        </w:rPr>
        <w:t xml:space="preserve">Eredeti szöveg: </w:t>
      </w:r>
      <w:del w:id="1017" w:author="ContractMD AI" w:date="2026-05-19T18:24:16Z">
        <w:r>
          <w:rPr>
            <w:strike/>
            <w:color w:val="C0392B"/>
          </w:rPr>
          <w:delText xml:space="preserve">A Megrendelő a szerződést bármikor, indokolás nélkül, azonnali hatállyal megszüntetheti. Vállalkozó a szerződést 90 napos felmondási idővel, kizárólag írásban szüntetheti meg, és csak abban az esetben, ha valamennyi folyamatban lévő feladatot a Megrendelő számára kielégítően lezárt. Vállalkozó általi felmondás esetén a Vállalkozó elveszíti a kifizetetlen díjakra vonatkozó jogosultságát.</w:delText>
        </w:r>
      </w:del>
    </w:p>
    <w:p>
      <w:commentRangeStart w:id="8"/>
      <w:r>
        <w:rPr>
          <w:b/>
          <w:color w:val="777777"/>
          <w:sz w:val="18"/>
        </w:rPr>
        <w:t xml:space="preserve">Javasolt új szöveg: </w:t>
      </w:r>
      <w:ins w:id="1018" w:author="ContractMD AI" w:date="2026-05-19T18:24:16Z">
        <w:r>
          <w:rPr>
            <w:u w:val="single"/>
            <w:color w:val="2E8636"/>
          </w:rPr>
          <w:t xml:space="preserve">Bármely fél a szerződést 30 napos felmondási idővel, írásban felmondhatja. Megrendelő általi felmondás esetén Vállalkozót megilleti a teljesített munka arányos díja, valamint a folyamatban lévő munkák befejezésének ésszerű költsége. Vállalkozó általi felmondás esetén a már teljesített munka ellenértéke ugyancsak megilleti.</w:t>
        </w:r>
      </w:ins>
      <w:commentRangeEnd w:id="8"/>
      <w:r>
        <w:commentReference w:id="8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Aszimmetrikus felmondás + díjelvesztés a vállalkozó oldalán súlyosan tisztességtelen. A Ptk. 6:249. § kifejezetten kimondja, hogy a vállalkozót a teljesített rész díja megilleti — a 8.3 ezzel kifejezetten ütközik.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6:249. § — vállalkozási szerződés felmondása, Ptk. 6:102. § — tisztességtelen kikötés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Hónapokig dolgoztál, a megrendelő bármikor felmondhat, te 0 forintot kapsz az utolsó hónapokra.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A teljesített munkáért minden esetben jár a díj; szimmetrikus, reális felmondási idő.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 '30 napos kölcsönös felmondás + teljesített rész díja' iparági standard — könnyen elfogadtatható.</w:t>
            </w:r>
          </w:p>
        </w:tc>
      </w:tr>
    </w:tbl>
    <w:p>
      <w:pPr>
        <w:spacing w:before="360"/>
      </w:pPr>
      <w:r>
        <w:rPr>
          <w:b/>
          <w:color w:val="D38E00"/>
          <w:sz w:val="22"/>
        </w:rPr>
        <w:t xml:space="preserve">🟡 MEDIUM  </w:t>
      </w:r>
      <w:r>
        <w:rPr>
          <w:b/>
          <w:sz w:val="26"/>
        </w:rPr>
        <w:t>Pont 10.1 — Egyoldalú szerződésmódosítás — semmis</w:t>
      </w:r>
    </w:p>
    <w:p>
      <w:r>
        <w:rPr>
          <w:b/>
          <w:color w:val="777777"/>
          <w:sz w:val="18"/>
        </w:rPr>
        <w:t xml:space="preserve">Eredeti szöveg: </w:t>
      </w:r>
      <w:del w:id="1019" w:author="ContractMD AI" w:date="2026-05-19T18:24:16Z">
        <w:r>
          <w:rPr>
            <w:strike/>
            <w:color w:val="C0392B"/>
          </w:rPr>
          <w:delText xml:space="preserve">A jelen szerződés módosítására a Megrendelő egyoldalúan is jogosult, írásbeli értesítéssel.</w:delText>
        </w:r>
      </w:del>
    </w:p>
    <w:p>
      <w:commentRangeStart w:id="9"/>
      <w:r>
        <w:rPr>
          <w:b/>
          <w:color w:val="777777"/>
          <w:sz w:val="18"/>
        </w:rPr>
        <w:t xml:space="preserve">Javasolt új szöveg: </w:t>
      </w:r>
      <w:ins w:id="1020" w:author="ContractMD AI" w:date="2026-05-19T18:24:16Z">
        <w:r>
          <w:rPr>
            <w:u w:val="single"/>
            <w:color w:val="2E8636"/>
          </w:rPr>
          <w:t xml:space="preserve">A jelen szerződés módosítása kizárólag mindkét fél által aláírt, írásbeli megállapodással lehetséges.</w:t>
        </w:r>
      </w:ins>
      <w:commentRangeEnd w:id="9"/>
      <w:r>
        <w:commentReference w:id="9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Szerződés módosításához mindkét fél hozzájárulása szükséges — ez polgári jogi alapelv. Az ilyen egyoldalú módosítási jog semmis.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6:191. § — szerződés módosítása, Ptk. 6:104. § (2) j) — tisztességtelen kikötés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Hamis biztonságérzet a megrendelőnél; vitás esetekben a klauzula érvényesíthetetlen.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Tiszta jogi keret, mindkét fél azonos pozícióban a módosításokról.</w:t>
            </w:r>
          </w:p>
        </w:tc>
      </w:tr>
    </w:tbl>
    <w:p>
      <w:r>
        <w:br w:type="page"/>
      </w:r>
    </w:p>
    <w:p>
      <w:r>
        <w:rPr>
          <w:b/>
          <w:sz w:val="32"/>
        </w:rPr>
        <w:t>Áttekintő táblázat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</w:tblGrid>
      <w:tr>
        <w:tc>
          <w:tcPr>
            <w:tcW w:type="dxa" w:w="1908"/>
          </w:tcPr>
          <w:p>
            <w:r>
              <w:rPr>
                <w:b/>
              </w:rPr>
              <w:t>Pont</w:t>
            </w:r>
          </w:p>
        </w:tc>
        <w:tc>
          <w:tcPr>
            <w:tcW w:type="dxa" w:w="190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90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08"/>
          </w:tcPr>
          <w:p>
            <w:r>
              <w:rPr>
                <w:b/>
              </w:rPr>
              <w:t>⚠️ Mit kockáztat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🔴 HIGH RISK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Heti 40 óra + kötelező irodai jelenlét = bujtatott munkaviszony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NAV utólagos minősítés esetén 5 évre visszamenőleg járulék + SZJA + adóbírság (akár 200%) + mulasztási bírság. A 9 M Ft éves díj alapján a kockázat 5-7 M Ft/év nagyságrendű. Szándékos színleltség esetén Btk. 403. § (költségvetési csalás) is felmerülhet.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🔴 HIGH RISK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Határozatlan idejű fizetésfelfüggesztés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Hónapokon át kifizetetlen számlák, cash flow összeomlás, kényszerű peresedés.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🔴 HIGH RISK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Korlátlan IP-átruházás, akár nem kapcsolódó művekre is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Saját könyvtáraidat, korábban fejlesztett kódjaidat, hobbi-projekted is elveszítheted.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🔴 HIGH RISK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Személyhez fűződő jogokról lemondás — eleve semmis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A klauzula érvénytelen, így a megrendelő hamis biztonságban él. Vitás helyzetben a vállalkozó él a jogával, a megrendelő üzleti tervei sérülhetnek.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🔴 HIGH RISK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36 hónapos versenytilalom EU-szerte, ellenérték nélkül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Megélhetésed lehetetlenné válik 3 évre — érvénytelen, de érvényesítési kísérlet komoly perköltséget okoz.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🔴 HIGH RISK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Korlátlan kárfelelősség + előreláthatósági korlát kizárása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Egy hibás vagy késedelmes teljesítés a vállalkozó teljes vagyonát követelheti — csőd lehetséges.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🟡 MEDIUM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Megrendelői felelősség max 50 000 Ft — aszimmetria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 a megrendelő nem fizet, vagy szerződésszegése miatt veszítesz el más munkát, max 50 000 Ft-ot tudsz érvényesíteni.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🔴 HIGH RISK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ÁSZF egyoldalú módosítása tájékoztatás nélkül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A megrendelő egy hét alatt megduplázhatja a kötbéreket vagy szigoríthatja a határidőket — anélkül, hogy tudnál róla.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🔴 HIGH RISK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Aszimmetrikus felmondás — Megrendelő bármikor, Vállalkozó 90 nap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Hónapokig dolgoztál, a megrendelő bármikor felmondhat, te 0 forintot kapsz az utolsó hónapokra.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🟡 MEDIUM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Egyoldalú szerződésmódosítás — semmis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Hamis biztonságérzet a megrendelőnél; vitás esetekben a klauzula érvényesíthetetlen.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152" w:right="3456" w:bottom="1152" w:left="1152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ContractMD AI" w:date="2026-05-19T18:24:16Z" w:initials="CMD">
    <w:p>
      <w:r>
        <w:t xml:space="preserve">Miért problémás: Heti 40 óra kötött munkaidő + kötelező irodai jelenlét + megrendelői eszközhasználat klasszikus munkaviszony-ismérvek. A 7001/2005. (MK 170.) FMM-PM együttes irányelv és állandó NAV-gyakorlat alapján színlelt szerződés gyanúja merül fel.</w:t>
      </w:r>
    </w:p>
    <w:p>
      <w:r>
        <w:t xml:space="preserve"/>
      </w:r>
    </w:p>
    <w:p>
      <w:r>
        <w:t xml:space="preserve">Jogi alap: Mt. 27. § (2), Ptk. 6:92. § (színlelt szerződés), 7001/2005. FMM-PM irányelv</w:t>
      </w:r>
    </w:p>
    <w:p>
      <w:r>
        <w:t xml:space="preserve"/>
      </w:r>
    </w:p>
    <w:p>
      <w:r>
        <w:t xml:space="preserve">⚠️ Mit kockáztat: NAV utólagos minősítés esetén 5 évre visszamenőleg járulék + SZJA + adóbírság (akár 200%) + mulasztási bírság. A 9 M Ft éves díj alapján a kockázat 5-7 M Ft/év nagyságrendű. Szándékos színleltség esetén Btk. 403. § (költségvetési csalás) is felmerülhet.</w:t>
      </w:r>
    </w:p>
    <w:p>
      <w:r>
        <w:t xml:space="preserve"/>
      </w:r>
    </w:p>
    <w:p>
      <w:r>
        <w:t xml:space="preserve">✓ Mit véd a módosítás: A vállalkozói státusz fenntartható, az adminisztratív és NAV-kockázat eltűnik.</w:t>
      </w:r>
    </w:p>
    <w:p>
      <w:r>
        <w:t xml:space="preserve"/>
      </w:r>
    </w:p>
    <w:p>
      <w:r>
        <w:t xml:space="preserve">💡 Tárgyalási tipp: Ha a tényleges munkavégzés mégis kötött idejű és helyű, javasolj munkaszerződést — az tisztább jogi viszony minden szempontból.</w:t>
      </w:r>
    </w:p>
  </w:comment>
  <w:comment w:id="1" w:author="ContractMD AI" w:date="2026-05-19T18:24:16Z" w:initials="CMD">
    <w:p>
      <w:r>
        <w:t xml:space="preserve">Miért problémás: A korlátlan idejű fizetésfelfüggesztés tisztességtelen szerződési feltétel — gazdaságilag kiszolgáltatja a vállalkozót, és lehetővé teszi a megrendelő számára, hogy bármilyen ürüggyel halogassa a fizetést.</w:t>
      </w:r>
    </w:p>
    <w:p>
      <w:r>
        <w:t xml:space="preserve"/>
      </w:r>
    </w:p>
    <w:p>
      <w:r>
        <w:t xml:space="preserve">Jogi alap: Ptk. 6:104. § (2) b) — tisztességtelen ÁSZF-kikötés; Ptk. 6:130. § — 30 napos fizetési határidő szabálya</w:t>
      </w:r>
    </w:p>
    <w:p>
      <w:r>
        <w:t xml:space="preserve"/>
      </w:r>
    </w:p>
    <w:p>
      <w:r>
        <w:t xml:space="preserve">⚠️ Mit kockáztat: Hónapokon át kifizetetlen számlák, cash flow összeomlás, kényszerű peresedés.</w:t>
      </w:r>
    </w:p>
    <w:p>
      <w:r>
        <w:t xml:space="preserve"/>
      </w:r>
    </w:p>
    <w:p>
      <w:r>
        <w:t xml:space="preserve">✓ Mit véd a módosítás: Garantált 30 napos fizetés, vitarendezés tiszta keretben.</w:t>
      </w:r>
    </w:p>
    <w:p>
      <w:r>
        <w:t xml:space="preserve"/>
      </w:r>
    </w:p>
    <w:p>
      <w:r>
        <w:t xml:space="preserve">💡 Tárgyalási tipp: Adj 8%-os késedelmi kamatot kötbéren felül — ez a megrendelőt gyors fizetésre ösztönzi.</w:t>
      </w:r>
    </w:p>
  </w:comment>
  <w:comment w:id="2" w:author="ContractMD AI" w:date="2026-05-19T18:24:16Z" w:initials="CMD">
    <w:p>
      <w:r>
        <w:t xml:space="preserve">Miért problémás: A 'függetlenül attól, hogy a Szolgáltatásokhoz kapcsolódik-e' megfogalmazás minden szellemi alkotást — még a hobbi-projekteket, más ügyfelek számára végzett munkát is — a Megrendelőre ruház át. Ez tisztességtelen.</w:t>
      </w:r>
    </w:p>
    <w:p>
      <w:r>
        <w:t xml:space="preserve"/>
      </w:r>
    </w:p>
    <w:p>
      <w:r>
        <w:t xml:space="preserve">Jogi alap: Ptk. 6:102. § (tisztességtelen feltétel), Szjt. 16. § (4)-(5) — felhasználási ellenérték joga</w:t>
      </w:r>
    </w:p>
    <w:p>
      <w:r>
        <w:t xml:space="preserve"/>
      </w:r>
    </w:p>
    <w:p>
      <w:r>
        <w:t xml:space="preserve">⚠️ Mit kockáztat: Saját könyvtáraidat, korábban fejlesztett kódjaidat, hobbi-projekted is elveszítheted.</w:t>
      </w:r>
    </w:p>
    <w:p>
      <w:r>
        <w:t xml:space="preserve"/>
      </w:r>
    </w:p>
    <w:p>
      <w:r>
        <w:t xml:space="preserve">✓ Mit véd a módosítás: Csak a kifejezetten Megrendelő számára végzett munka kerül át, a Prior IP-d megmarad.</w:t>
      </w:r>
    </w:p>
    <w:p>
      <w:r>
        <w:t xml:space="preserve"/>
      </w:r>
    </w:p>
    <w:p>
      <w:r>
        <w:t xml:space="preserve">💡 Tárgyalási tipp: Mellékletként adj át egy 'Prior IP' listát a meglévő anyagaidról — ez bizonyíték a tulajdonjogra.</w:t>
      </w:r>
    </w:p>
  </w:comment>
  <w:comment w:id="3" w:author="ContractMD AI" w:date="2026-05-19T18:24:16Z" w:initials="CMD">
    <w:p>
      <w:r>
        <w:t xml:space="preserve">Miért problémás: A szerzői személyhez fűződő jogok (különösen a névfeltüntetéshez való jog) forgalomképtelenek — róluk érvényesen lemondani NEM LEHET. Ez a kikötés a magyar szerzői jogi törvény szerint eleve semmis.</w:t>
      </w:r>
    </w:p>
    <w:p>
      <w:r>
        <w:t xml:space="preserve"/>
      </w:r>
    </w:p>
    <w:p>
      <w:r>
        <w:t xml:space="preserve">Jogi alap: Szjt. 9. § (2) — szerzői személyhez fűződő jog elidegeníthetetlen; Szjt. 12. § — névfeltüntetés joga</w:t>
      </w:r>
    </w:p>
    <w:p>
      <w:r>
        <w:t xml:space="preserve"/>
      </w:r>
    </w:p>
    <w:p>
      <w:r>
        <w:t xml:space="preserve">⚠️ Mit kockáztat: A klauzula érvénytelen, így a megrendelő hamis biztonságban él. Vitás helyzetben a vállalkozó él a jogával, a megrendelő üzleti tervei sérülhetnek.</w:t>
      </w:r>
    </w:p>
    <w:p>
      <w:r>
        <w:t xml:space="preserve"/>
      </w:r>
    </w:p>
    <w:p>
      <w:r>
        <w:t xml:space="preserve">✓ Mit véd a módosítás: Tisztázott helyzet, a felek tudnak róla, hogy ez a jog megmarad.</w:t>
      </w:r>
    </w:p>
    <w:p>
      <w:r>
        <w:t xml:space="preserve"/>
      </w:r>
    </w:p>
    <w:p>
      <w:r>
        <w:t xml:space="preserve">💡 Tárgyalási tipp: Ha a megrendelő nem akarja a nevedet feltüntetni a műben, ezt kérje külön — de bizonyos művek (pl. szoftver) esetén ez gyakran üzletileg elfogadható kompromisszum.</w:t>
      </w:r>
    </w:p>
  </w:comment>
  <w:comment w:id="4" w:author="ContractMD AI" w:date="2026-05-19T18:24:16Z" w:initials="CMD">
    <w:p>
      <w:r>
        <w:t xml:space="preserve">Miért problémás: A 36 hónapos, EU-szerte érvényes, ellenérték nélküli versenytilalom ütközik a magyar és uniós joggal. Az Mt. 228. § kifejezetten ellenértéket követel meg (min. alapbér 1/3-a), és maximum 2 évet enged.</w:t>
      </w:r>
    </w:p>
    <w:p>
      <w:r>
        <w:t xml:space="preserve"/>
      </w:r>
    </w:p>
    <w:p>
      <w:r>
        <w:t xml:space="preserve">Jogi alap: Mt. 228. § — versenytilalmi megállapodás (ellenérték, max 2 év), Ptk. 6:102. § — tisztességtelen szerződési feltétel, Alaptv. XII. cikk — vállalkozáshoz való jog. Bírói gyakorlat: BH2008.94 — ellenérték nélküli versenytilalom érvénytelen.</w:t>
      </w:r>
    </w:p>
    <w:p>
      <w:r>
        <w:t xml:space="preserve"/>
      </w:r>
    </w:p>
    <w:p>
      <w:r>
        <w:t xml:space="preserve">⚠️ Mit kockáztat: Megélhetésed lehetetlenné válik 3 évre — érvénytelen, de érvényesítési kísérlet komoly perköltséget okoz.</w:t>
      </w:r>
    </w:p>
    <w:p>
      <w:r>
        <w:t xml:space="preserve"/>
      </w:r>
    </w:p>
    <w:p>
      <w:r>
        <w:t xml:space="preserve">✓ Mit véd a módosítás: Reális, kifizetett versenytilalom; szabad munkavégzés a többi piacon.</w:t>
      </w:r>
    </w:p>
    <w:p>
      <w:r>
        <w:t xml:space="preserve"/>
      </w:r>
    </w:p>
    <w:p>
      <w:r>
        <w:t xml:space="preserve">💡 Tárgyalási tipp: Ha a megrendelő ragaszkodik a hosszú tilalomhoz, kérj magasabb ellenértéket — a piac általában elfogadja a 'fizetett non-compete' modellt.</w:t>
      </w:r>
    </w:p>
  </w:comment>
  <w:comment w:id="5" w:author="ContractMD AI" w:date="2026-05-19T18:24:16Z" w:initials="CMD">
    <w:p>
      <w:r>
        <w:t xml:space="preserve">Miért problémás: A korlátlan felelősség egy normál vállalkozási szerződésben aránytalan. A megrendelő nyereség-kockázata teljes mértékben átkerül a vállalkozóra. Az előreláthatósági korlát lemondása semmis.</w:t>
      </w:r>
    </w:p>
    <w:p>
      <w:r>
        <w:t xml:space="preserve"/>
      </w:r>
    </w:p>
    <w:p>
      <w:r>
        <w:t xml:space="preserve">Jogi alap: Ptk. 6:143. § (2) — előreláthatósági szabály, Ptk. 6:152. § — szándékos károkozásnál a kizárás semmis</w:t>
      </w:r>
    </w:p>
    <w:p>
      <w:r>
        <w:t xml:space="preserve"/>
      </w:r>
    </w:p>
    <w:p>
      <w:r>
        <w:t xml:space="preserve">⚠️ Mit kockáztat: Egy hibás vagy késedelmes teljesítés a vállalkozó teljes vagyonát követelheti — csőd lehetséges.</w:t>
      </w:r>
    </w:p>
    <w:p>
      <w:r>
        <w:t xml:space="preserve"/>
      </w:r>
    </w:p>
    <w:p>
      <w:r>
        <w:t xml:space="preserve">✓ Mit véd a módosítás: Reális, korlátozott felelősség; a szándékos vagy súlyos kötelezettségszegés továbbra is teljes felelősséggel jár.</w:t>
      </w:r>
    </w:p>
    <w:p>
      <w:r>
        <w:t xml:space="preserve"/>
      </w:r>
    </w:p>
    <w:p>
      <w:r>
        <w:t xml:space="preserve">💡 Tárgyalási tipp: Köss szakmai felelősségbiztosítást a felelősségkorlát összegéig — a megrendelő ezt gyakran elfogadja garanciaként.</w:t>
      </w:r>
    </w:p>
  </w:comment>
  <w:comment w:id="6" w:author="ContractMD AI" w:date="2026-05-19T18:24:16Z" w:initials="CMD">
    <w:p>
      <w:r>
        <w:t xml:space="preserve">Miért problémás: A Vállalkozó korlátlan felelőssége + 50 000 Ft megrendelői plafon nyilvánvaló aszimmetria. A megrendelő gyakorlatilag bármilyen szerződésszegéssel megúszhatja minimális kockázattal.</w:t>
      </w:r>
    </w:p>
    <w:p>
      <w:r>
        <w:t xml:space="preserve"/>
      </w:r>
    </w:p>
    <w:p>
      <w:r>
        <w:t xml:space="preserve">Jogi alap: Ptk. 6:102. § — nyilvánvalóan tisztességtelen kikötés</w:t>
      </w:r>
    </w:p>
    <w:p>
      <w:r>
        <w:t xml:space="preserve"/>
      </w:r>
    </w:p>
    <w:p>
      <w:r>
        <w:t xml:space="preserve">⚠️ Mit kockáztat: Ha a megrendelő nem fizet, vagy szerződésszegése miatt veszítesz el más munkát, max 50 000 Ft-ot tudsz érvényesíteni.</w:t>
      </w:r>
    </w:p>
    <w:p>
      <w:r>
        <w:t xml:space="preserve"/>
      </w:r>
    </w:p>
    <w:p>
      <w:r>
        <w:t xml:space="preserve">✓ Mit véd a módosítás: Kölcsönös, reális felelősségi keret.</w:t>
      </w:r>
    </w:p>
    <w:p>
      <w:r>
        <w:t xml:space="preserve"/>
      </w:r>
    </w:p>
    <w:p>
      <w:r>
        <w:t xml:space="preserve">💡 Tárgyalási tipp: A 'kölcsönös cap' standard szövegezés — ezt a megrendelők nem szokták elutasítani.</w:t>
      </w:r>
    </w:p>
  </w:comment>
  <w:comment w:id="7" w:author="ContractMD AI" w:date="2026-05-19T18:24:16Z" w:initials="CMD">
    <w:p>
      <w:r>
        <w:t xml:space="preserve">Miért problémás: Tájékoztatás nélküli egyoldalú szerződésmódosítás semmis. A megrendelő bármikor a vállalkozó hátrányára változtathatja a feltételeket — ez gyakorlatilag illuzórikus szerződés.</w:t>
      </w:r>
    </w:p>
    <w:p>
      <w:r>
        <w:t xml:space="preserve"/>
      </w:r>
    </w:p>
    <w:p>
      <w:r>
        <w:t xml:space="preserve">Jogi alap: Ptk. 6:78. § (2), 6:104. § (2) j), 6:191. § — egyoldalú szerződésmódosítás szabályai</w:t>
      </w:r>
    </w:p>
    <w:p>
      <w:r>
        <w:t xml:space="preserve"/>
      </w:r>
    </w:p>
    <w:p>
      <w:r>
        <w:t xml:space="preserve">⚠️ Mit kockáztat: A megrendelő egy hét alatt megduplázhatja a kötbéreket vagy szigoríthatja a határidőket — anélkül, hogy tudnál róla.</w:t>
      </w:r>
    </w:p>
    <w:p>
      <w:r>
        <w:t xml:space="preserve"/>
      </w:r>
    </w:p>
    <w:p>
      <w:r>
        <w:t xml:space="preserve">✓ Mit véd a módosítás: Stabil szerződéses keret, módosítás csak előzetes értesítéssel és kifogási joggal.</w:t>
      </w:r>
    </w:p>
    <w:p>
      <w:r>
        <w:t xml:space="preserve"/>
      </w:r>
    </w:p>
    <w:p>
      <w:r>
        <w:t xml:space="preserve">💡 Tárgyalási tipp: Ha a megrendelő ragaszkodik az ÁSZF-hez, kérd a teljes szövegét melléklet formájában — így ami benne van, abba beleegyezel, ami később jön, nem.</w:t>
      </w:r>
    </w:p>
  </w:comment>
  <w:comment w:id="8" w:author="ContractMD AI" w:date="2026-05-19T18:24:16Z" w:initials="CMD">
    <w:p>
      <w:r>
        <w:t xml:space="preserve">Miért problémás: Aszimmetrikus felmondás + díjelvesztés a vállalkozó oldalán súlyosan tisztességtelen. A Ptk. 6:249. § kifejezetten kimondja, hogy a vállalkozót a teljesített rész díja megilleti — a 8.3 ezzel kifejezetten ütközik.</w:t>
      </w:r>
    </w:p>
    <w:p>
      <w:r>
        <w:t xml:space="preserve"/>
      </w:r>
    </w:p>
    <w:p>
      <w:r>
        <w:t xml:space="preserve">Jogi alap: Ptk. 6:249. § — vállalkozási szerződés felmondása, Ptk. 6:102. § — tisztességtelen kikötés</w:t>
      </w:r>
    </w:p>
    <w:p>
      <w:r>
        <w:t xml:space="preserve"/>
      </w:r>
    </w:p>
    <w:p>
      <w:r>
        <w:t xml:space="preserve">⚠️ Mit kockáztat: Hónapokig dolgoztál, a megrendelő bármikor felmondhat, te 0 forintot kapsz az utolsó hónapokra.</w:t>
      </w:r>
    </w:p>
    <w:p>
      <w:r>
        <w:t xml:space="preserve"/>
      </w:r>
    </w:p>
    <w:p>
      <w:r>
        <w:t xml:space="preserve">✓ Mit véd a módosítás: A teljesített munkáért minden esetben jár a díj; szimmetrikus, reális felmondási idő.</w:t>
      </w:r>
    </w:p>
    <w:p>
      <w:r>
        <w:t xml:space="preserve"/>
      </w:r>
    </w:p>
    <w:p>
      <w:r>
        <w:t xml:space="preserve">💡 Tárgyalási tipp: A '30 napos kölcsönös felmondás + teljesített rész díja' iparági standard — könnyen elfogadtatható.</w:t>
      </w:r>
    </w:p>
  </w:comment>
  <w:comment w:id="9" w:author="ContractMD AI" w:date="2026-05-19T18:24:16Z" w:initials="CMD">
    <w:p>
      <w:r>
        <w:t xml:space="preserve">Miért problémás: Szerződés módosításához mindkét fél hozzájárulása szükséges — ez polgári jogi alapelv. Az ilyen egyoldalú módosítási jog semmis.</w:t>
      </w:r>
    </w:p>
    <w:p>
      <w:r>
        <w:t xml:space="preserve"/>
      </w:r>
    </w:p>
    <w:p>
      <w:r>
        <w:t xml:space="preserve">Jogi alap: Ptk. 6:191. § — szerződés módosítása, Ptk. 6:104. § (2) j) — tisztességtelen kikötés</w:t>
      </w:r>
    </w:p>
    <w:p>
      <w:r>
        <w:t xml:space="preserve"/>
      </w:r>
    </w:p>
    <w:p>
      <w:r>
        <w:t xml:space="preserve">⚠️ Mit kockáztat: Hamis biztonságérzet a megrendelőnél; vitás esetekben a klauzula érvényesíthetetlen.</w:t>
      </w:r>
    </w:p>
    <w:p>
      <w:r>
        <w:t xml:space="preserve"/>
      </w:r>
    </w:p>
    <w:p>
      <w:r>
        <w:t xml:space="preserve">✓ Mit véd a módosítás: Tiszta jogi keret, mindkét fél azonos pozícióban a módosításokról.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99999"/>
        <w:sz w:val="16"/>
      </w:rPr>
      <w:t>Generálva: ContractMD AI · 2026-05-19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