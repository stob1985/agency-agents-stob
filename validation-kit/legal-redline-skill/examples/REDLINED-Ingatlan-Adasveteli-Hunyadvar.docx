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8"/>
        </w:rPr>
        <w:t>Szerződés Redline Riport</w:t>
      </w:r>
    </w:p>
    <w:p>
      <w:r>
        <w:rPr>
          <w:i/>
          <w:color w:val="555555"/>
          <w:sz w:val="28"/>
        </w:rPr>
        <w:t>Ingatlan Adásvételi Szerződés — Budapest XVI. Hunyadvár u. 41/A 1/22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44"/>
        <w:gridCol w:w="2544"/>
        <w:gridCol w:w="2544"/>
      </w:tblGrid>
      <w:tr>
        <w:tc>
          <w:tcPr>
            <w:tcW w:type="dxa" w:w="2544"/>
          </w:tcPr>
          <w:p>
            <w:r>
              <w:rPr>
                <w:b/>
              </w:rPr>
              <w:t>Jelenlegi pontszám</w:t>
            </w:r>
          </w:p>
        </w:tc>
        <w:tc>
          <w:tcPr>
            <w:tcW w:type="dxa" w:w="2544"/>
          </w:tcPr>
          <w:p>
            <w:r>
              <w:rPr>
                <w:b/>
              </w:rPr>
              <w:t>Javítás utáni pontszám</w:t>
            </w:r>
          </w:p>
        </w:tc>
        <w:tc>
          <w:tcPr>
            <w:tcW w:type="dxa" w:w="2544"/>
          </w:tcPr>
          <w:p>
            <w:r>
              <w:rPr>
                <w:b/>
              </w:rPr>
              <w:t>Osztályzat</w:t>
            </w:r>
          </w:p>
        </w:tc>
      </w:tr>
      <w:tr>
        <w:tc>
          <w:tcPr>
            <w:tcW w:type="dxa" w:w="2544"/>
          </w:tcPr>
          <w:p>
            <w:r>
              <w:rPr>
                <w:b/>
                <w:color w:val="C0392B"/>
                <w:sz w:val="40"/>
              </w:rPr>
              <w:t>58/100</w:t>
            </w:r>
          </w:p>
        </w:tc>
        <w:tc>
          <w:tcPr>
            <w:tcW w:type="dxa" w:w="2544"/>
          </w:tcPr>
          <w:p>
            <w:r>
              <w:rPr>
                <w:b/>
                <w:color w:val="2E8636"/>
                <w:sz w:val="40"/>
              </w:rPr>
              <w:t>89/100</w:t>
            </w:r>
          </w:p>
        </w:tc>
        <w:tc>
          <w:tcPr>
            <w:tcW w:type="dxa" w:w="2544"/>
          </w:tcPr>
          <w:p>
            <w:r>
              <w:t>C</w:t>
            </w:r>
          </w:p>
        </w:tc>
      </w:tr>
    </w:tbl>
    <w:p/>
    <w:p>
      <w:r>
        <w:rPr>
          <w:b/>
        </w:rPr>
        <w:t xml:space="preserve">🔴 2 High Risk    </w:t>
      </w:r>
      <w:r>
        <w:rPr>
          <w:b/>
        </w:rPr>
        <w:t xml:space="preserve">🟡 5 Medium    </w:t>
      </w:r>
      <w:r>
        <w:rPr>
          <w:b/>
        </w:rPr>
        <w:t>🟢 3 Low</w:t>
      </w:r>
    </w:p>
    <w:p>
      <w:r>
        <w:rPr>
          <w:b/>
        </w:rPr>
        <w:t xml:space="preserve">Verdikt: </w:t>
      </w:r>
      <w:r>
        <w:rPr>
          <w:i/>
          <w:color w:val="C0392B"/>
        </w:rPr>
        <w:t>Aláírás előtt JAVÍTANI KELL — a vételár betűvel kiírt összege nem egyezik a számmal (33.500.000 Ft vs 'Hárommillió-ötszázezer'), és a bankszámla-szám üresen áll. Ezeket az aláírás előtt rendezni kell, különben jogvita esetén az értelmezés bizonytalan.</w:t>
      </w:r>
    </w:p>
    <w:p/>
    <w:p>
      <w:r>
        <w:rPr>
          <w:i/>
          <w:color w:val="777777"/>
          <w:sz w:val="18"/>
        </w:rPr>
        <w:t>Ez a dokumentum Word Tracked Changes (Változások követése) formátumban tartalmazza a javasolt módosításokat. Word-ben: Véleményezés → Változások elfogadása/elutasítása. A margón megjegyzések szerepelnek minden változtatás indoklásához.</w:t>
      </w:r>
    </w:p>
    <w:p>
      <w:r>
        <w:br w:type="page"/>
      </w:r>
    </w:p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3.1 — KRITIKUS: Vételár szám/betű inkonzisztencia</w:t>
      </w:r>
    </w:p>
    <w:p>
      <w:r>
        <w:rPr>
          <w:b/>
          <w:color w:val="777777"/>
          <w:sz w:val="18"/>
        </w:rPr>
        <w:t xml:space="preserve">Eredeti szöveg: </w:t>
      </w:r>
      <w:del w:id="1001" w:author="ContractMD AI" w:date="2026-05-19T18:40:14Z">
        <w:r>
          <w:rPr>
            <w:strike/>
            <w:color w:val="C0392B"/>
          </w:rPr>
          <w:delText xml:space="preserve">a kölcsönösen kialkudott 33.500.000.,- Forint, azaz Hárommillió-ötszázezer forint összegű vételár ellenében.</w:delText>
        </w:r>
      </w:del>
    </w:p>
    <w:p>
      <w:commentRangeStart w:id="0"/>
      <w:r>
        <w:rPr>
          <w:b/>
          <w:color w:val="777777"/>
          <w:sz w:val="18"/>
        </w:rPr>
        <w:t xml:space="preserve">Javasolt új szöveg: </w:t>
      </w:r>
      <w:ins w:id="1002" w:author="ContractMD AI" w:date="2026-05-19T18:40:14Z">
        <w:r>
          <w:rPr>
            <w:u w:val="single"/>
            <w:color w:val="2E8636"/>
          </w:rPr>
          <w:t xml:space="preserve">a kölcsönösen kialkudott 33.500.000,- Forint, azaz Harminchárommillió-ötszázezer forint összegű vételár ellenében.</w:t>
        </w:r>
      </w:ins>
      <w:commentRangeEnd w:id="0"/>
      <w:r>
        <w:commentReference w:id="0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vételár számmal kiírva 33.500.000 Ft (harminchárommillió-ötszázezer), de betűvel 'Hárommillió-ötszázezer forint' szerepel — tízszeres eltérés. Jogvita esetén bíróság a szerződésértelmezés általános szabályai szerint (Ptk. 6:86. §) a felek tényleges akaratát vizsgálja, de a betűvel kiírt összeg gyakran prioritást kap az ellentmondás-feloldó szabályok szerint.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6:86. § — szerződésértelmezés; Ptk. 6:8. § — jognyilatkozat értelmezése; ingatlan-adásvételi szerződésekben kialakult bírói gyakorlat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valamelyik fél utólag a 3,5 millió forintos összegre hivatkozik, és a bíróság ezt elfogadja, akkor az eladók 30 millió forintot bukhatnak — vagy a vevő számára: a tulajdonszerzés érvénytelen lehet, és pereskedni kell.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Egyértelmű, vitathatatlan vételár, amely megfelel a felek tényleges megállapodásának.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Az aláírás előtt KÖTELEZŐ az okiratszerkesztő ügyvéddel javíttatni. Ne írd alá a hibás verziót — még a kis 'csak elírás' javítás is alapot adhat későbbi vitának.</w:t>
            </w:r>
          </w:p>
        </w:tc>
      </w:tr>
    </w:tbl>
    <w:p>
      <w:pPr>
        <w:spacing w:before="360"/>
      </w:pPr>
      <w:r>
        <w:rPr>
          <w:b/>
          <w:color w:val="C0392B"/>
          <w:sz w:val="22"/>
        </w:rPr>
        <w:t xml:space="preserve">🔴 HIGH RISK  </w:t>
      </w:r>
      <w:r>
        <w:rPr>
          <w:b/>
          <w:sz w:val="26"/>
        </w:rPr>
        <w:t>Pont 3.3 — KRITIKUS: A bankszámla-szám üresen hagyva</w:t>
      </w:r>
    </w:p>
    <w:p>
      <w:r>
        <w:rPr>
          <w:b/>
          <w:color w:val="777777"/>
          <w:sz w:val="18"/>
        </w:rPr>
        <w:t xml:space="preserve">Eredeti szöveg: </w:t>
      </w:r>
      <w:del w:id="1003" w:author="ContractMD AI" w:date="2026-05-19T18:40:14Z">
        <w:r>
          <w:rPr>
            <w:strike/>
            <w:color w:val="C0392B"/>
          </w:rPr>
          <w:delText xml:space="preserve">Felek megállapodnak, hogy Vevő a fennmaradó 32.500.000.-Ft, azaz harminckettőmillió-ötszázezer forint vételár-részletet legkésőbb 2022. március 9. napjáig átutalással fizeti meg az Eladó... számára az ...... Bank .....-nél vezetett ........ sz. bankszámlájára.</w:delText>
        </w:r>
      </w:del>
    </w:p>
    <w:p>
      <w:commentRangeStart w:id="1"/>
      <w:r>
        <w:rPr>
          <w:b/>
          <w:color w:val="777777"/>
          <w:sz w:val="18"/>
        </w:rPr>
        <w:t xml:space="preserve">Javasolt új szöveg: </w:t>
      </w:r>
      <w:ins w:id="1004" w:author="ContractMD AI" w:date="2026-05-19T18:40:14Z">
        <w:r>
          <w:rPr>
            <w:u w:val="single"/>
            <w:color w:val="2E8636"/>
          </w:rPr>
          <w:t xml:space="preserve">Felek megállapodnak, hogy Vevő a fennmaradó 32.500.000,- Ft, azaz harminckétmillió-ötszázezer forint vételár-részletet legkésőbb 2022. március 9. napjáig az alábbi bankszámlákra történő átutalással fizeti meg: Eladó 1 részére [12345678-12345678-12345678] számlaszámra [40% = 13.000.000 Ft]; Eladó 2 részére [...] [40% = 13.000.000 Ft]; Eladó 3 részére [...] [10% = 3.250.000 Ft]; Eladó 4 részére [...] [10% = 3.250.000 Ft]. A bankszámlaszámok valódiságáért és helyességéért az Eladók egyetemlegesen felelnek; az ezekre a számlákra történő átutalás a Vevő részéről szerződésszerű teljesítésnek minősül.</w:t>
        </w:r>
      </w:ins>
      <w:commentRangeEnd w:id="1"/>
      <w:r>
        <w:commentReference w:id="1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szerződés ezen pontján a bankszámla-szám, a bank neve és az eladó neve is üresen áll. Ez az ingatlanszerződésben a legdrágább üresjárat — a vételár átutalási célpontja nincs definiálva. A tulajdonarányonkénti felosztás sincs kezelve (4/10, 4/10, 1/10, 1/10).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6:130. § — pénztartozás teljesítése; Ptk. 6:42. § — egyetemleges követelés (több jogosult)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1) Ha utólag valaki más bankszámlaszámot diktál be (akár csalási szándékkal), a vevő rossz helyre utal — és nem teljesít szerződésszerűen. 2) Az eladók közötti felosztás vitatott — a négy eladó között konfliktus alakulhat ki. 3) Ha 4 különböző számlára kell utalni, az utalási költség és időzítés is fontos.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Egyértelmű, ellenőrizhető fizetési cél; a vevő szerződésszerű teljesítésének igazolhatósága; eladók közötti vita megelőzése.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Az aláíráskor MINDEN bankszámlaszámot ki kell tölteni, és ellenőrizni a tulajdonosokat (név egyezés). Bankkártya-arcfelvétel vagy bank által kiadott igazolás javasolt mellékletként.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1.2 — TAKARNET megrendelésszám üresen hagyva</w:t>
      </w:r>
    </w:p>
    <w:p>
      <w:r>
        <w:rPr>
          <w:b/>
          <w:color w:val="777777"/>
          <w:sz w:val="18"/>
        </w:rPr>
        <w:t xml:space="preserve">Eredeti szöveg: </w:t>
      </w:r>
      <w:del w:id="1005" w:author="ContractMD AI" w:date="2026-05-19T18:40:14Z">
        <w:r>
          <w:rPr>
            <w:strike/>
            <w:color w:val="C0392B"/>
          </w:rPr>
          <w:delText xml:space="preserve">a TAKARNET rendszerből 2022.03.01. napján lekért, .................. megrendelésszámú tulajdoni lap másolattal igazolja</w:delText>
        </w:r>
      </w:del>
    </w:p>
    <w:p>
      <w:commentRangeStart w:id="2"/>
      <w:r>
        <w:rPr>
          <w:b/>
          <w:color w:val="777777"/>
          <w:sz w:val="18"/>
        </w:rPr>
        <w:t xml:space="preserve">Javasolt új szöveg: </w:t>
      </w:r>
      <w:ins w:id="1006" w:author="ContractMD AI" w:date="2026-05-19T18:40:14Z">
        <w:r>
          <w:rPr>
            <w:u w:val="single"/>
            <w:color w:val="2E8636"/>
          </w:rPr>
          <w:t xml:space="preserve">a TAKARNET rendszerből 2022.03.01. napján lekért, [konkrét megrendelésszám] számú, jelen szerződés 1. számú mellékletét képező tulajdoni lap másolattal igazolja</w:t>
        </w:r>
      </w:ins>
      <w:commentRangeEnd w:id="2"/>
      <w:r>
        <w:commentReference w:id="2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tulajdoni lap a tulajdonjog igazolásának alapja. A megrendelésszám hiánya és a tulajdoni lap mellékletként való rögzítésének elmaradása esetén utólag nem dokumentálható, hogy az aláíráskor valóban tehermentes volt-e az ingatlan.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Inytv. 5. § — közhitelesség; Ptk. 5:35. § — ingatlan-nyilvántartáson alapuló bizalom elve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az aláírás és a tulajdonjog-bejegyzés között új teher kerül be (pl. végrehajtás, jelzálog), a vevő nehezen tudja bizonyítani, hogy az aláíráskor még tehermentes volt — ami az eladók szavatossági felelősségét kérdőjelezi meg.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Az aláíráskor lekért tulajdoni lap dokumentált bizonyítéka — pereskedés esetén egyértelmű hivatkozási alap.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 TAKARNET-lekérést PDF-ben mellékelni a szerződéshez, és aláíráskor a megrendelésszámot bejegyezni.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3.1 — Feltűnő értékaránytalanság jogáról lemondás</w:t>
      </w:r>
    </w:p>
    <w:p>
      <w:r>
        <w:rPr>
          <w:b/>
          <w:color w:val="777777"/>
          <w:sz w:val="18"/>
        </w:rPr>
        <w:t xml:space="preserve">Eredeti szöveg: </w:t>
      </w:r>
      <w:del w:id="1007" w:author="ContractMD AI" w:date="2026-05-19T18:40:14Z">
        <w:r>
          <w:rPr>
            <w:strike/>
            <w:color w:val="C0392B"/>
          </w:rPr>
          <w:delText xml:space="preserve">a Ptk. 6:98 § (1) bekezdése alapján a felek tárgyi szerződés vonatkozásában a feltűnő értékaránytalanság szabályainak alkalmazását kifejezetten kizárják, tárgyi szerződés megtámadásának jogáról értékaránytalanság címen jelen szerződés aláírásával egyidejűleg lemondanak.</w:delText>
        </w:r>
      </w:del>
    </w:p>
    <w:p>
      <w:commentRangeStart w:id="3"/>
      <w:r>
        <w:rPr>
          <w:b/>
          <w:color w:val="777777"/>
          <w:sz w:val="18"/>
        </w:rPr>
        <w:t xml:space="preserve">Javasolt új szöveg: </w:t>
      </w:r>
      <w:ins w:id="1008" w:author="ContractMD AI" w:date="2026-05-19T18:40:14Z">
        <w:r>
          <w:rPr>
            <w:u w:val="single"/>
            <w:color w:val="2E8636"/>
          </w:rPr>
          <w:t xml:space="preserve">Felek rögzítik, hogy a kialkudott vételár a piaci áraknak megfelel, és kölcsönös egyetértéssel, az ajándékozás szándéka nélkül állapították meg. Felek tudomással bírnak a Ptk. 6:98. § (1) szerinti, feltűnő értékaránytalanság miatti megtámadási jogról és annak feltételeiről.</w:t>
        </w:r>
      </w:ins>
      <w:commentRangeEnd w:id="3"/>
      <w:r>
        <w:commentReference w:id="3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feltűnő értékaránytalanság miatti megtámadási jogról való előzetes lemondás a Ptk. 6:98. § (3) szerint LEHETSÉGES, de a vevő számára aszimmetrikus kockázat. Ha utólag kiderül, hogy az ingatlan valós forgalmi értéke jelentősen magasabb (pl. eltitkolt értéknövelő körülmény miatt), a vevő nem tudja megtámadni.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6:98. § (1)-(3) — feltűnő értékaránytalanság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az ingatlan valós piaci értéke utólag 45-50 millió forintnak bizonyul (pl. korábbi értékbecslés szerint), a vevő nem tudja a szerződést megtámadni — pedig erre törvényi joga lenne.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A vevő megőrzi azt a fontos jogát, hogy ha utólag bizonyíthatóan eltitkolt körülmény miatt feltűnő értékaránytalanság áll fenn, a Ptk. szerinti jogvédelem rendelkezésére áll.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Az eladók ezt a klauzulát szokták kérni (saját védelmükre). A vevő alkupozíciójának függvénye — de legalább kérj cserébe értékbecslést a szerződéshez mellékelve.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4.8 — Eladói késedelmi kötbér aránytalanul alacsony</w:t>
      </w:r>
    </w:p>
    <w:p>
      <w:r>
        <w:rPr>
          <w:b/>
          <w:color w:val="777777"/>
          <w:sz w:val="18"/>
        </w:rPr>
        <w:t xml:space="preserve">Eredeti szöveg: </w:t>
      </w:r>
      <w:del w:id="1009" w:author="ContractMD AI" w:date="2026-05-19T18:40:14Z">
        <w:r>
          <w:rPr>
            <w:strike/>
            <w:color w:val="C0392B"/>
          </w:rPr>
          <w:delText xml:space="preserve">úgy a feltételek beálltát követő 5 (öt) nap elteltét követően minden késedelmes nap után 5.000,- Forint – azaz ötezer Forint – összegű kötbért kötelesek Vevőnek megfizetni.</w:delText>
        </w:r>
      </w:del>
    </w:p>
    <w:p>
      <w:commentRangeStart w:id="4"/>
      <w:r>
        <w:rPr>
          <w:b/>
          <w:color w:val="777777"/>
          <w:sz w:val="18"/>
        </w:rPr>
        <w:t xml:space="preserve">Javasolt új szöveg: </w:t>
      </w:r>
      <w:ins w:id="1010" w:author="ContractMD AI" w:date="2026-05-19T18:40:14Z">
        <w:r>
          <w:rPr>
            <w:u w:val="single"/>
            <w:color w:val="2E8636"/>
          </w:rPr>
          <w:t xml:space="preserve">úgy a feltételek beálltát követő 5 (öt) nap elteltét követően minden késedelmes nap után 50.000,- Forint – azaz ötvenezer Forint – összegű kötbért kötelesek egyetemlegesen Vevőnek megfizetni. A kötbér összege a teljes vételár 0,15 ezreléke / nap, ami egy 33,5 millió forintos ingatlannál arányos.</w:t>
        </w:r>
      </w:ins>
      <w:commentRangeEnd w:id="4"/>
      <w:r>
        <w:commentReference w:id="4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Az 5.000 Ft/nap kötbér egy 33.500.000 Ft-os ingatlannál nevetségesen alacsony — a vételár 0,015 ezreléke naponta. Ennyi pénzért az eladóknak nem éri meg sietniük. Egy 30 napos késedelem mindössze 150.000 Ft büntetés.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6:186-188. § — kötbér szabályai; a bírói gyakorlat alapján egy ingatlan adásvételnél reális kötbér a vételár 0,1-0,2 ezreléke / nap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az eladók a birtokátruházást húzzák (pl. mert még nem találnak új lakást), a vevőnek nincs valós érdekérvényesítő eszköze. 30 nap késedelem = 150.000 Ft kompenzáció — miközben a vevő lakhatási költségei (szállodai, albérleti) ennek a többszöröse lehetnek.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Reális ösztönző az eladóknak a határidők betartására, arányos kompenzáció a vevőnek esetleges késedelemkor.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 0,1-0,2 ezrelékes napi kötbér iparági standard. Az eladók ezt általában elfogadják, mert tudják, hogy az ő érdekük sem a húzódás.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6.1 — Lakcímkijelentkezés enforcement nélkül</w:t>
      </w:r>
    </w:p>
    <w:p>
      <w:r>
        <w:rPr>
          <w:b/>
          <w:color w:val="777777"/>
          <w:sz w:val="18"/>
        </w:rPr>
        <w:t xml:space="preserve">Eredeti szöveg: </w:t>
      </w:r>
      <w:del w:id="1011" w:author="ContractMD AI" w:date="2026-05-19T18:40:14Z">
        <w:r>
          <w:rPr>
            <w:strike/>
            <w:color w:val="C0392B"/>
          </w:rPr>
          <w:delText xml:space="preserve">Eladók kijelentik továbbá, hogy az ingatlanba más gazdasági társaság vagy szervezet székhelye, telephelye, fióktelepe, más jellegű lerakata bejelentve nincs, abból a birtok átruházásig minden, lakcímnyilvántartás-szerűen bejelentett személy kijelentkezik.</w:delText>
        </w:r>
      </w:del>
    </w:p>
    <w:p>
      <w:commentRangeStart w:id="5"/>
      <w:r>
        <w:rPr>
          <w:b/>
          <w:color w:val="777777"/>
          <w:sz w:val="18"/>
        </w:rPr>
        <w:t xml:space="preserve">Javasolt új szöveg: </w:t>
      </w:r>
      <w:ins w:id="1012" w:author="ContractMD AI" w:date="2026-05-19T18:40:14Z">
        <w:r>
          <w:rPr>
            <w:u w:val="single"/>
            <w:color w:val="2E8636"/>
          </w:rPr>
          <w:t xml:space="preserve">Eladók kijelentik továbbá, hogy az ingatlanba más gazdasági társaság vagy szervezet székhelye, telephelye, fióktelepe, más jellegű lerakata bejelentve nincs. Az Eladók kötelezettséget vállalnak arra, hogy a birtokátruházás napjáig az ingatlanban lakcímnyilvántartás szerint bejelentett valamennyi személyt (saját magukat is beleértve) ki-, illetve átjelentik más címre, és erről a kormányhivatal által kiállított igazolást a birtokátruházáskor a Vevő részére bemutatják. Amennyiben az Eladók e kötelezettségüknek nem tesznek eleget, a Vevő jogosult a 4.8 pont szerinti napi kötbért követelni mindaddig, amíg a kijelentkezés meg nem történik, valamint az Eladók egyetemlegesen kötelesek megtéríteni a Vevő részére minden ebből fakadó kárt és költséget (pl. peres eljárás költségei).</w:t>
        </w:r>
      </w:ins>
      <w:commentRangeEnd w:id="5"/>
      <w:r>
        <w:commentReference w:id="5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Az eredeti szöveg csak ÍGÉRETET tartalmaz a kijelentkezésről, de NINCS következménye, ha az eladók nem teljesítik. Ha a vevő beköltözik és az eladók még be vannak jelentve, a vevő nem tud teljes lakcímrendezést végezni, és a posta/adminisztratív zavarok mellett bizonyos jogi következmények is (pl. közüzemi tartozások további címzettje, idézés kézbesítése).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2018. évi CXIII. tv. (Nytv.) — lakcím bejelentés; Ptk. 6:159. § — szerződésszegés jogkövetkezményei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az eladók nem jelentkeznek ki, hónapokig tarthat a hivatali rendezés (kérvény a kormányhivatalhoz, dokumentumokkal), és a vevő közben a saját lakásába nem tudja a maga lakcímét bejelenteni teljes körűen.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Tényleges, kikényszeríthető kijelentkezési kötelezettség; igazolásos teljesítés; kötbér enforcement.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Az igazolást a birtokátruházásnál bemutatni kell — ez egyetlen formanyomtatvány a kormányablakból, az eladóknak nem terhes.</w:t>
            </w:r>
          </w:p>
        </w:tc>
      </w:tr>
    </w:tbl>
    <w:p>
      <w:pPr>
        <w:spacing w:before="360"/>
      </w:pPr>
      <w:r>
        <w:rPr>
          <w:b/>
          <w:color w:val="D38E00"/>
          <w:sz w:val="22"/>
        </w:rPr>
        <w:t xml:space="preserve">🟡 MEDIUM  </w:t>
      </w:r>
      <w:r>
        <w:rPr>
          <w:b/>
          <w:sz w:val="26"/>
        </w:rPr>
        <w:t>Pont 4.4 — Rejtett hibák szavatossága túl gyenge</w:t>
      </w:r>
    </w:p>
    <w:p>
      <w:r>
        <w:rPr>
          <w:b/>
          <w:color w:val="777777"/>
          <w:sz w:val="18"/>
        </w:rPr>
        <w:t xml:space="preserve">Eredeti szöveg: </w:t>
      </w:r>
      <w:del w:id="1013" w:author="ContractMD AI" w:date="2026-05-19T18:40:14Z">
        <w:r>
          <w:rPr>
            <w:strike/>
            <w:color w:val="C0392B"/>
          </w:rPr>
          <w:delText xml:space="preserve">Eladók kijelentik, hogy legjobb tudomásuk szerint az ingatlanoknak rejtett hibája nincs, továbbá nincs tudomásuk olyan hibáról, körülményről, ami gátolná, illetőleg zavarná az ingatlan, valamint az ingatlan gépészeti berendezéseinek rendeltetésszerű használatát.</w:delText>
        </w:r>
      </w:del>
    </w:p>
    <w:p>
      <w:commentRangeStart w:id="6"/>
      <w:r>
        <w:rPr>
          <w:b/>
          <w:color w:val="777777"/>
          <w:sz w:val="18"/>
        </w:rPr>
        <w:t xml:space="preserve">Javasolt új szöveg: </w:t>
      </w:r>
      <w:ins w:id="1014" w:author="ContractMD AI" w:date="2026-05-19T18:40:14Z">
        <w:r>
          <w:rPr>
            <w:u w:val="single"/>
            <w:color w:val="2E8636"/>
          </w:rPr>
          <w:t xml:space="preserve">Eladók kijelentik, hogy az ingatlannak rejtett hibája nincs (különös tekintettel a beázásra, dúcoltságra, statikai problémákra, penészedésre, hő-, hang-, vízszigetelési hiányosságokra, gépészeti berendezések, elektromos hálózat, csőhálózat rendeltetésszerű használatát akadályozó körülményekre), továbbá az ingatlan állagát befolyásoló minden lényeges körülményről a Vevőt tájékoztatták. Eladók a Ptk. 6:171-176. § szerinti kellékszavatossági kötelezettségükért egyetemlegesen tartoznak helytállni. A 'legjobb tudomásuk szerint' fordulat nem alkalmazandó.</w:t>
        </w:r>
      </w:ins>
      <w:commentRangeEnd w:id="6"/>
      <w:r>
        <w:commentReference w:id="6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'legjobb tudomásuk szerint' szófordulat a magyar bírói gyakorlat szerint jelentősen gyengíti a kellékszavatossági felelősséget — az eladóknak elég azt mondaniuk: 'nem tudtunk a hibáról'. A vevő pedig nem tudja bizonyítani, hogy az eladók tudtak róla. A használt ingatlan esetén a vevő jogai eleve korlátozottak, ez a klauzula tovább rontja a helyzetet.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6:171-176. § — kellékszavatosság; Ptk. 6:177. § — jogszavatosság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aláírás után derül ki, hogy a fürdőszobában rejtett beázás van, vagy a falak penészedettek a tapéta alatt, a vevő nehezen érvényesítheti a 100-200 ezer (vagy milliós) javítási költséget az eladókkal szemben.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A vevő érdemi kellékszavatossági védelme; bizonyítási nehézségek áthárítása az eladókra (akiknek bizonyítaniuk kell, hogy NEM tudtak a hibáról, és nem a vevőnek, hogy IGEN tudtak).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Műszaki állapotfelmérés (általában 30-50.000 Ft) aláírás előtt — ha a felmérés nem tár fel hibát, és utólag mégis kiderül, a kellékszavatosság erős.</w:t>
            </w:r>
          </w:p>
        </w:tc>
      </w:tr>
    </w:tbl>
    <w:p>
      <w:pPr>
        <w:spacing w:before="360"/>
      </w:pPr>
      <w:r>
        <w:rPr>
          <w:b/>
          <w:color w:val="2E8636"/>
          <w:sz w:val="22"/>
        </w:rPr>
        <w:t xml:space="preserve">🟢 LOW  </w:t>
      </w:r>
      <w:r>
        <w:rPr>
          <w:b/>
          <w:sz w:val="26"/>
        </w:rPr>
        <w:t>Pont 3.4 — Tulajdonjog-bejegyzési engedély letét: 'kerülhet' gyenge megfogalmazás</w:t>
      </w:r>
    </w:p>
    <w:p>
      <w:r>
        <w:rPr>
          <w:b/>
          <w:color w:val="777777"/>
          <w:sz w:val="18"/>
        </w:rPr>
        <w:t xml:space="preserve">Eredeti szöveg: </w:t>
      </w:r>
      <w:del w:id="1015" w:author="ContractMD AI" w:date="2026-05-19T18:40:14Z">
        <w:r>
          <w:rPr>
            <w:strike/>
            <w:color w:val="C0392B"/>
          </w:rPr>
          <w:delText xml:space="preserve">Vevő az 1.1 pontban meghatározott Ingatlanra vonatkozó tulajdonjogának bejegyzésére szolgáló tulajdonjog bejegyzési engedély a felek között létrejött ügyvédi letéti szerződés rendelkezései szerint legkésőbb a vételár megfizetését követő 5 (öt) munkanapon belül benyújtásra kerülhet az illetékes földhivatalhoz a Vevő tulajdonjogának bejegyzése érdekében.</w:delText>
        </w:r>
      </w:del>
    </w:p>
    <w:p>
      <w:commentRangeStart w:id="7"/>
      <w:r>
        <w:rPr>
          <w:b/>
          <w:color w:val="777777"/>
          <w:sz w:val="18"/>
        </w:rPr>
        <w:t xml:space="preserve">Javasolt új szöveg: </w:t>
      </w:r>
      <w:ins w:id="1016" w:author="ContractMD AI" w:date="2026-05-19T18:40:14Z">
        <w:r>
          <w:rPr>
            <w:u w:val="single"/>
            <w:color w:val="2E8636"/>
          </w:rPr>
          <w:t xml:space="preserve">Vevő az 1.1 pontban meghatározott Ingatlanra vonatkozó tulajdonjogának bejegyzésére szolgáló tulajdonjog bejegyzési engedély a felek között létrejött ügyvédi letéti szerződés rendelkezései szerint a vételár hiánytalan megfizetését követő 5 (öt) munkanapon belül benyújtásra kerül az illetékes földhivatalhoz a Vevő tulajdonjogának bejegyzése érdekében. A benyújtás elmulasztásáért az okiratszerkesztő ügyvéd, mint Letéteményes felel.</w:t>
        </w:r>
      </w:ins>
      <w:commentRangeEnd w:id="7"/>
      <w:r>
        <w:commentReference w:id="7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'kerülhet' (megengedő) szóhasználat helyett 'kerül' (kötelező) kell. A vevő számára ez biztosítja, hogy a vételár megfizetése után automatikusan beadásra kerüljön a bejegyzési engedély — nem opcionális.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Ptk. 6:8. § — jognyilatkozat értelmezése; Inytv. 47/A § (1) b)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a 'kerülhet' szót szigorúan értelmezzük, a benyújtás opcionális — a vevő nem tudja kikényszeríteni. Bár a kontextus egyértelmű, a bíróság a szó szerinti értelmezést is figyelembe veheti.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Egyértelmű, kötelező teljesítési határidő; a vevő tulajdonjog-szerzésének gyorsabb és biztosabb földhivatali rögzítése.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Apró módosítás — a legtöbb ügyvéd elfogadja, ha rákérdezel.</w:t>
            </w:r>
          </w:p>
        </w:tc>
      </w:tr>
    </w:tbl>
    <w:p>
      <w:pPr>
        <w:spacing w:before="360"/>
      </w:pPr>
      <w:r>
        <w:rPr>
          <w:b/>
          <w:color w:val="2E8636"/>
          <w:sz w:val="22"/>
        </w:rPr>
        <w:t xml:space="preserve">🟢 LOW  </w:t>
      </w:r>
      <w:r>
        <w:rPr>
          <w:b/>
          <w:sz w:val="26"/>
        </w:rPr>
        <w:t>Pont Numbering — Hiányzó 7.7 pont a számozásból</w:t>
      </w:r>
    </w:p>
    <w:p>
      <w:r>
        <w:rPr>
          <w:b/>
          <w:color w:val="777777"/>
          <w:sz w:val="18"/>
        </w:rPr>
        <w:t xml:space="preserve">Eredeti szöveg: </w:t>
      </w:r>
      <w:del w:id="1017" w:author="ContractMD AI" w:date="2026-05-19T18:40:14Z">
        <w:r>
          <w:rPr>
            <w:strike/>
            <w:color w:val="C0392B"/>
          </w:rPr>
          <w:delText xml:space="preserve">7.6. ... [7.6 után közvetlenül] 7.8. A Felek rögzítik, hogy Dr. Koncz Nikolette ügyvédet...</w:delText>
        </w:r>
      </w:del>
    </w:p>
    <w:p>
      <w:commentRangeStart w:id="8"/>
      <w:r>
        <w:rPr>
          <w:b/>
          <w:color w:val="777777"/>
          <w:sz w:val="18"/>
        </w:rPr>
        <w:t xml:space="preserve">Javasolt új szöveg: </w:t>
      </w:r>
      <w:ins w:id="1018" w:author="ContractMD AI" w:date="2026-05-19T18:40:14Z">
        <w:r>
          <w:rPr>
            <w:u w:val="single"/>
            <w:color w:val="2E8636"/>
          </w:rPr>
          <w:t xml:space="preserve">[7.6 után közvetlenül] 7.7. [pont száma javítva 7.8-ról 7.7-re, és az összes további számozás 7.7-ről indul lefelé folytatva]</w:t>
        </w:r>
      </w:ins>
      <w:commentRangeEnd w:id="8"/>
      <w:r>
        <w:commentReference w:id="8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 számozás kihagyja a 7.7-et — közvetlenül 7.6 után 7.8 jön. Ez az okiratszerkesztés alapossági hibája. Önmagában nem jogi probléma, de jelzi, hogy a szerződést egy korábbi verzióból szerkesztették és a számozás nem lett egységesítve.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Nincs konkrét jogszabályi sértés — minőségi jelzés.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Hivatkozási problémák utólag (pl. 'a 7.7. pont szerint'), bíró rosszallása, későbbi szerződésmódosításnál zavar.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Tiszta dokumentum; nem ad alapot későbbi vitának arról, hogy 'mit jelent a hiányzó 7.7. pont'.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Az ügyvédet megkérheted, hogy az aláírás előtt javítsa — 5 perces munka.</w:t>
            </w:r>
          </w:p>
        </w:tc>
      </w:tr>
    </w:tbl>
    <w:p>
      <w:pPr>
        <w:spacing w:before="360"/>
      </w:pPr>
      <w:r>
        <w:rPr>
          <w:b/>
          <w:color w:val="2E8636"/>
          <w:sz w:val="22"/>
        </w:rPr>
        <w:t xml:space="preserve">🟢 LOW  </w:t>
      </w:r>
      <w:r>
        <w:rPr>
          <w:b/>
          <w:sz w:val="26"/>
        </w:rPr>
        <w:t>Pont 7.8 — Verőce postai kód elírás (2621 vs 2021)</w:t>
      </w:r>
    </w:p>
    <w:p>
      <w:r>
        <w:rPr>
          <w:b/>
          <w:color w:val="777777"/>
          <w:sz w:val="18"/>
        </w:rPr>
        <w:t xml:space="preserve">Eredeti szöveg: </w:t>
      </w:r>
      <w:del w:id="1019" w:author="ContractMD AI" w:date="2026-05-19T18:40:14Z">
        <w:r>
          <w:rPr>
            <w:strike/>
            <w:color w:val="C0392B"/>
          </w:rPr>
          <w:delText xml:space="preserve">Szuper és Társai Ügyvédi Iroda; 2621 Verőce, Árpád út 116. [...] [signature block:] 2021 Verőce, Árpád út 116.</w:delText>
        </w:r>
      </w:del>
    </w:p>
    <w:p>
      <w:commentRangeStart w:id="9"/>
      <w:r>
        <w:rPr>
          <w:b/>
          <w:color w:val="777777"/>
          <w:sz w:val="18"/>
        </w:rPr>
        <w:t xml:space="preserve">Javasolt új szöveg: </w:t>
      </w:r>
      <w:ins w:id="1020" w:author="ContractMD AI" w:date="2026-05-19T18:40:14Z">
        <w:r>
          <w:rPr>
            <w:u w:val="single"/>
            <w:color w:val="2E8636"/>
          </w:rPr>
          <w:t xml:space="preserve">[helyes postai kód mindkét helyen] 2621 Verőce, Árpád út 116. [Megjegyzés: Verőce irányítószáma valóban 2621, az aláírási blokkban szereplő '2021' typo, javítandó]</w:t>
        </w:r>
      </w:ins>
      <w:commentRangeEnd w:id="9"/>
      <w:r>
        <w:commentReference w:id="9"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632"/>
      </w:tblGrid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Miért problémás: Az ügyvédi iroda címe a szerződésben kétszer szerepel, és a két helyen különböző postai kód van (2621 vs 2021). Verőce valós postai kódja 2621. Az aláírási blokkban lévő '2021' hibás.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Jogi alap: Nincs konkrét jogszabályi sértés.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⚠️ Mit kockáztat: Ha utólag postázni kell az ügyvédnek (pl. földhivatali hibásított kézbesítés), a hibás cím késedelmet okoz.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✓ Mit véd a módosítás: Egyértelmű, pontos kapcsolattartási cím.</w:t>
            </w:r>
          </w:p>
        </w:tc>
      </w:tr>
      <w:tr>
        <w:tc>
          <w:tcPr>
            <w:tcW w:type="dxa" w:w="7632"/>
            <w:shd w:val="clear" w:color="auto" w:fill="FFF8DC"/>
          </w:tcPr>
          <w:p>
            <w:r>
              <w:rPr>
                <w:sz w:val="18"/>
              </w:rPr>
              <w:t>💡 Tárgyalási tipp: Az ügyvédet megkérni, hogy javítsa — pillanatok alatt.</w:t>
            </w:r>
          </w:p>
        </w:tc>
      </w:tr>
    </w:tbl>
    <w:p>
      <w:r>
        <w:br w:type="page"/>
      </w:r>
    </w:p>
    <w:p>
      <w:r>
        <w:rPr>
          <w:b/>
          <w:sz w:val="32"/>
        </w:rPr>
        <w:t>Áttekintő táblázat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908"/>
        <w:gridCol w:w="1908"/>
        <w:gridCol w:w="1908"/>
        <w:gridCol w:w="1908"/>
      </w:tblGrid>
      <w:tr>
        <w:tc>
          <w:tcPr>
            <w:tcW w:type="dxa" w:w="1908"/>
          </w:tcPr>
          <w:p>
            <w:r>
              <w:rPr>
                <w:b/>
              </w:rPr>
              <w:t>Pont</w:t>
            </w:r>
          </w:p>
        </w:tc>
        <w:tc>
          <w:tcPr>
            <w:tcW w:type="dxa" w:w="190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908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908"/>
          </w:tcPr>
          <w:p>
            <w:r>
              <w:rPr>
                <w:b/>
              </w:rPr>
              <w:t>⚠️ Mit kockáztat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KRITIKUS: Vételár szám/betű inkonzisztencia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valamelyik fél utólag a 3,5 millió forintos összegre hivatkozik, és a bíróság ezt elfogadja, akkor az eladók 30 millió forintot bukhatnak — vagy a vevő számára: a tulajdonszerzés érvénytelen lehet, és pereskedni kell.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🔴 HIGH RISK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KRITIKUS: A bankszámla-szám üresen hagyva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1) Ha utólag valaki más bankszámlaszámot diktál be (akár csalási szándékkal), a vevő rossz helyre utal — és nem teljesít szerződésszerűen. 2) Az eladók közötti felosztás vitatott — a négy eladó között konfliktus alakulhat ki. 3) Ha 4 különböző számlára kell utalni, az utalási költség és időzítés is fontos.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TAKARNET megrendelésszám üresen hagyva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az aláírás és a tulajdonjog-bejegyzés között új teher kerül be (pl. végrehajtás, jelzálog), a vevő nehezen tudja bizonyítani, hogy az aláíráskor még tehermentes volt — ami az eladók szavatossági felelősségét kérdőjelezi meg.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Feltűnő értékaránytalanság jogáról lemondás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az ingatlan valós piaci értéke utólag 45-50 millió forintnak bizonyul (pl. korábbi értékbecslés szerint), a vevő nem tudja a szerződést megtámadni — pedig erre törvényi joga lenne.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Eladói késedelmi kötbér aránytalanul alacsony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az eladók a birtokátruházást húzzák (pl. mert még nem találnak új lakást), a vevőnek nincs valós érdekérvényesítő eszköze. 30 nap késedelem = 150.000 Ft kompenzáció — miközben a vevő lakhatási költségei (szállodai, albérleti) ennek a többszöröse lehetnek.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6.1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Lakcímkijelentkezés enforcement nélkül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az eladók nem jelentkeznek ki, hónapokig tarthat a hivatali rendezés (kérvény a kormányhivatalhoz, dokumentumokkal), és a vevő közben a saját lakásába nem tudja a maga lakcímét bejelenteni teljes körűen.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🟡 MEDIUM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Rejtett hibák szavatossága túl gyenge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aláírás után derül ki, hogy a fürdőszobában rejtett beázás van, vagy a falak penészedettek a tapéta alatt, a vevő nehezen érvényesítheti a 100-200 ezer (vagy milliós) javítási költséget az eladókkal szemben.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🟢 LOW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Tulajdonjog-bejegyzési engedély letét: 'kerülhet' gyenge megfogalmazás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a 'kerülhet' szót szigorúan értelmezzük, a benyújtás opcionális — a vevő nem tudja kikényszeríteni. Bár a kontextus egyértelmű, a bíróság a szó szerinti értelmezést is figyelembe veheti.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Numbering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🟢 LOW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Hiányzó 7.7 pont a számozásból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Hivatkozási problémák utólag (pl. 'a 7.7. pont szerint'), bíró rosszallása, későbbi szerződésmódosításnál zavar.</w:t>
            </w:r>
          </w:p>
        </w:tc>
      </w:tr>
      <w:tr>
        <w:tc>
          <w:tcPr>
            <w:tcW w:type="dxa" w:w="1908"/>
          </w:tcPr>
          <w:p>
            <w:r>
              <w:rPr>
                <w:sz w:val="18"/>
              </w:rPr>
              <w:t>7.8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🟢 LOW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Verőce postai kód elírás (2621 vs 2021)</w:t>
            </w:r>
          </w:p>
        </w:tc>
        <w:tc>
          <w:tcPr>
            <w:tcW w:type="dxa" w:w="1908"/>
          </w:tcPr>
          <w:p>
            <w:r>
              <w:rPr>
                <w:sz w:val="18"/>
              </w:rPr>
              <w:t>Ha utólag postázni kell az ügyvédnek (pl. földhivatali hibásított kézbesítés), a hibás cím késedelmet okoz.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3456" w:bottom="1152" w:left="1152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ntractMD AI" w:date="2026-05-19T18:40:14Z" w:initials="CMD">
    <w:p>
      <w:r>
        <w:t xml:space="preserve">Miért problémás: A vételár számmal kiírva 33.500.000 Ft (harminchárommillió-ötszázezer), de betűvel 'Hárommillió-ötszázezer forint' szerepel — tízszeres eltérés. Jogvita esetén bíróság a szerződésértelmezés általános szabályai szerint (Ptk. 6:86. §) a felek tényleges akaratát vizsgálja, de a betűvel kiírt összeg gyakran prioritást kap az ellentmondás-feloldó szabályok szerint.</w:t>
      </w:r>
    </w:p>
    <w:p>
      <w:r>
        <w:t xml:space="preserve"/>
      </w:r>
    </w:p>
    <w:p>
      <w:r>
        <w:t xml:space="preserve">Jogi alap: Ptk. 6:86. § — szerződésértelmezés; Ptk. 6:8. § — jognyilatkozat értelmezése; ingatlan-adásvételi szerződésekben kialakult bírói gyakorlat</w:t>
      </w:r>
    </w:p>
    <w:p>
      <w:r>
        <w:t xml:space="preserve"/>
      </w:r>
    </w:p>
    <w:p>
      <w:r>
        <w:t xml:space="preserve">⚠️ Mit kockáztat: Ha valamelyik fél utólag a 3,5 millió forintos összegre hivatkozik, és a bíróság ezt elfogadja, akkor az eladók 30 millió forintot bukhatnak — vagy a vevő számára: a tulajdonszerzés érvénytelen lehet, és pereskedni kell.</w:t>
      </w:r>
    </w:p>
    <w:p>
      <w:r>
        <w:t xml:space="preserve"/>
      </w:r>
    </w:p>
    <w:p>
      <w:r>
        <w:t xml:space="preserve">✓ Mit véd a módosítás: Egyértelmű, vitathatatlan vételár, amely megfelel a felek tényleges megállapodásának.</w:t>
      </w:r>
    </w:p>
    <w:p>
      <w:r>
        <w:t xml:space="preserve"/>
      </w:r>
    </w:p>
    <w:p>
      <w:r>
        <w:t xml:space="preserve">💡 Tárgyalási tipp: Az aláírás előtt KÖTELEZŐ az okiratszerkesztő ügyvéddel javíttatni. Ne írd alá a hibás verziót — még a kis 'csak elírás' javítás is alapot adhat későbbi vitának.</w:t>
      </w:r>
    </w:p>
  </w:comment>
  <w:comment w:id="1" w:author="ContractMD AI" w:date="2026-05-19T18:40:14Z" w:initials="CMD">
    <w:p>
      <w:r>
        <w:t xml:space="preserve">Miért problémás: A szerződés ezen pontján a bankszámla-szám, a bank neve és az eladó neve is üresen áll. Ez az ingatlanszerződésben a legdrágább üresjárat — a vételár átutalási célpontja nincs definiálva. A tulajdonarányonkénti felosztás sincs kezelve (4/10, 4/10, 1/10, 1/10).</w:t>
      </w:r>
    </w:p>
    <w:p>
      <w:r>
        <w:t xml:space="preserve"/>
      </w:r>
    </w:p>
    <w:p>
      <w:r>
        <w:t xml:space="preserve">Jogi alap: Ptk. 6:130. § — pénztartozás teljesítése; Ptk. 6:42. § — egyetemleges követelés (több jogosult)</w:t>
      </w:r>
    </w:p>
    <w:p>
      <w:r>
        <w:t xml:space="preserve"/>
      </w:r>
    </w:p>
    <w:p>
      <w:r>
        <w:t xml:space="preserve">⚠️ Mit kockáztat: 1) Ha utólag valaki más bankszámlaszámot diktál be (akár csalási szándékkal), a vevő rossz helyre utal — és nem teljesít szerződésszerűen. 2) Az eladók közötti felosztás vitatott — a négy eladó között konfliktus alakulhat ki. 3) Ha 4 különböző számlára kell utalni, az utalási költség és időzítés is fontos.</w:t>
      </w:r>
    </w:p>
    <w:p>
      <w:r>
        <w:t xml:space="preserve"/>
      </w:r>
    </w:p>
    <w:p>
      <w:r>
        <w:t xml:space="preserve">✓ Mit véd a módosítás: Egyértelmű, ellenőrizhető fizetési cél; a vevő szerződésszerű teljesítésének igazolhatósága; eladók közötti vita megelőzése.</w:t>
      </w:r>
    </w:p>
    <w:p>
      <w:r>
        <w:t xml:space="preserve"/>
      </w:r>
    </w:p>
    <w:p>
      <w:r>
        <w:t xml:space="preserve">💡 Tárgyalási tipp: Az aláíráskor MINDEN bankszámlaszámot ki kell tölteni, és ellenőrizni a tulajdonosokat (név egyezés). Bankkártya-arcfelvétel vagy bank által kiadott igazolás javasolt mellékletként.</w:t>
      </w:r>
    </w:p>
  </w:comment>
  <w:comment w:id="2" w:author="ContractMD AI" w:date="2026-05-19T18:40:14Z" w:initials="CMD">
    <w:p>
      <w:r>
        <w:t xml:space="preserve">Miért problémás: A tulajdoni lap a tulajdonjog igazolásának alapja. A megrendelésszám hiánya és a tulajdoni lap mellékletként való rögzítésének elmaradása esetén utólag nem dokumentálható, hogy az aláíráskor valóban tehermentes volt-e az ingatlan.</w:t>
      </w:r>
    </w:p>
    <w:p>
      <w:r>
        <w:t xml:space="preserve"/>
      </w:r>
    </w:p>
    <w:p>
      <w:r>
        <w:t xml:space="preserve">Jogi alap: Inytv. 5. § — közhitelesség; Ptk. 5:35. § — ingatlan-nyilvántartáson alapuló bizalom elve</w:t>
      </w:r>
    </w:p>
    <w:p>
      <w:r>
        <w:t xml:space="preserve"/>
      </w:r>
    </w:p>
    <w:p>
      <w:r>
        <w:t xml:space="preserve">⚠️ Mit kockáztat: Ha az aláírás és a tulajdonjog-bejegyzés között új teher kerül be (pl. végrehajtás, jelzálog), a vevő nehezen tudja bizonyítani, hogy az aláíráskor még tehermentes volt — ami az eladók szavatossági felelősségét kérdőjelezi meg.</w:t>
      </w:r>
    </w:p>
    <w:p>
      <w:r>
        <w:t xml:space="preserve"/>
      </w:r>
    </w:p>
    <w:p>
      <w:r>
        <w:t xml:space="preserve">✓ Mit véd a módosítás: Az aláíráskor lekért tulajdoni lap dokumentált bizonyítéka — pereskedés esetén egyértelmű hivatkozási alap.</w:t>
      </w:r>
    </w:p>
    <w:p>
      <w:r>
        <w:t xml:space="preserve"/>
      </w:r>
    </w:p>
    <w:p>
      <w:r>
        <w:t xml:space="preserve">💡 Tárgyalási tipp: A TAKARNET-lekérést PDF-ben mellékelni a szerződéshez, és aláíráskor a megrendelésszámot bejegyezni.</w:t>
      </w:r>
    </w:p>
  </w:comment>
  <w:comment w:id="3" w:author="ContractMD AI" w:date="2026-05-19T18:40:14Z" w:initials="CMD">
    <w:p>
      <w:r>
        <w:t xml:space="preserve">Miért problémás: A feltűnő értékaránytalanság miatti megtámadási jogról való előzetes lemondás a Ptk. 6:98. § (3) szerint LEHETSÉGES, de a vevő számára aszimmetrikus kockázat. Ha utólag kiderül, hogy az ingatlan valós forgalmi értéke jelentősen magasabb (pl. eltitkolt értéknövelő körülmény miatt), a vevő nem tudja megtámadni.</w:t>
      </w:r>
    </w:p>
    <w:p>
      <w:r>
        <w:t xml:space="preserve"/>
      </w:r>
    </w:p>
    <w:p>
      <w:r>
        <w:t xml:space="preserve">Jogi alap: Ptk. 6:98. § (1)-(3) — feltűnő értékaránytalanság</w:t>
      </w:r>
    </w:p>
    <w:p>
      <w:r>
        <w:t xml:space="preserve"/>
      </w:r>
    </w:p>
    <w:p>
      <w:r>
        <w:t xml:space="preserve">⚠️ Mit kockáztat: Ha az ingatlan valós piaci értéke utólag 45-50 millió forintnak bizonyul (pl. korábbi értékbecslés szerint), a vevő nem tudja a szerződést megtámadni — pedig erre törvényi joga lenne.</w:t>
      </w:r>
    </w:p>
    <w:p>
      <w:r>
        <w:t xml:space="preserve"/>
      </w:r>
    </w:p>
    <w:p>
      <w:r>
        <w:t xml:space="preserve">✓ Mit véd a módosítás: A vevő megőrzi azt a fontos jogát, hogy ha utólag bizonyíthatóan eltitkolt körülmény miatt feltűnő értékaránytalanság áll fenn, a Ptk. szerinti jogvédelem rendelkezésére áll.</w:t>
      </w:r>
    </w:p>
    <w:p>
      <w:r>
        <w:t xml:space="preserve"/>
      </w:r>
    </w:p>
    <w:p>
      <w:r>
        <w:t xml:space="preserve">💡 Tárgyalási tipp: Az eladók ezt a klauzulát szokták kérni (saját védelmükre). A vevő alkupozíciójának függvénye — de legalább kérj cserébe értékbecslést a szerződéshez mellékelve.</w:t>
      </w:r>
    </w:p>
  </w:comment>
  <w:comment w:id="4" w:author="ContractMD AI" w:date="2026-05-19T18:40:14Z" w:initials="CMD">
    <w:p>
      <w:r>
        <w:t xml:space="preserve">Miért problémás: Az 5.000 Ft/nap kötbér egy 33.500.000 Ft-os ingatlannál nevetségesen alacsony — a vételár 0,015 ezreléke naponta. Ennyi pénzért az eladóknak nem éri meg sietniük. Egy 30 napos késedelem mindössze 150.000 Ft büntetés.</w:t>
      </w:r>
    </w:p>
    <w:p>
      <w:r>
        <w:t xml:space="preserve"/>
      </w:r>
    </w:p>
    <w:p>
      <w:r>
        <w:t xml:space="preserve">Jogi alap: Ptk. 6:186-188. § — kötbér szabályai; a bírói gyakorlat alapján egy ingatlan adásvételnél reális kötbér a vételár 0,1-0,2 ezreléke / nap</w:t>
      </w:r>
    </w:p>
    <w:p>
      <w:r>
        <w:t xml:space="preserve"/>
      </w:r>
    </w:p>
    <w:p>
      <w:r>
        <w:t xml:space="preserve">⚠️ Mit kockáztat: Ha az eladók a birtokátruházást húzzák (pl. mert még nem találnak új lakást), a vevőnek nincs valós érdekérvényesítő eszköze. 30 nap késedelem = 150.000 Ft kompenzáció — miközben a vevő lakhatási költségei (szállodai, albérleti) ennek a többszöröse lehetnek.</w:t>
      </w:r>
    </w:p>
    <w:p>
      <w:r>
        <w:t xml:space="preserve"/>
      </w:r>
    </w:p>
    <w:p>
      <w:r>
        <w:t xml:space="preserve">✓ Mit véd a módosítás: Reális ösztönző az eladóknak a határidők betartására, arányos kompenzáció a vevőnek esetleges késedelemkor.</w:t>
      </w:r>
    </w:p>
    <w:p>
      <w:r>
        <w:t xml:space="preserve"/>
      </w:r>
    </w:p>
    <w:p>
      <w:r>
        <w:t xml:space="preserve">💡 Tárgyalási tipp: A 0,1-0,2 ezrelékes napi kötbér iparági standard. Az eladók ezt általában elfogadják, mert tudják, hogy az ő érdekük sem a húzódás.</w:t>
      </w:r>
    </w:p>
  </w:comment>
  <w:comment w:id="5" w:author="ContractMD AI" w:date="2026-05-19T18:40:14Z" w:initials="CMD">
    <w:p>
      <w:r>
        <w:t xml:space="preserve">Miért problémás: Az eredeti szöveg csak ÍGÉRETET tartalmaz a kijelentkezésről, de NINCS következménye, ha az eladók nem teljesítik. Ha a vevő beköltözik és az eladók még be vannak jelentve, a vevő nem tud teljes lakcímrendezést végezni, és a posta/adminisztratív zavarok mellett bizonyos jogi következmények is (pl. közüzemi tartozások további címzettje, idézés kézbesítése).</w:t>
      </w:r>
    </w:p>
    <w:p>
      <w:r>
        <w:t xml:space="preserve"/>
      </w:r>
    </w:p>
    <w:p>
      <w:r>
        <w:t xml:space="preserve">Jogi alap: 2018. évi CXIII. tv. (Nytv.) — lakcím bejelentés; Ptk. 6:159. § — szerződésszegés jogkövetkezményei</w:t>
      </w:r>
    </w:p>
    <w:p>
      <w:r>
        <w:t xml:space="preserve"/>
      </w:r>
    </w:p>
    <w:p>
      <w:r>
        <w:t xml:space="preserve">⚠️ Mit kockáztat: Ha az eladók nem jelentkeznek ki, hónapokig tarthat a hivatali rendezés (kérvény a kormányhivatalhoz, dokumentumokkal), és a vevő közben a saját lakásába nem tudja a maga lakcímét bejelenteni teljes körűen.</w:t>
      </w:r>
    </w:p>
    <w:p>
      <w:r>
        <w:t xml:space="preserve"/>
      </w:r>
    </w:p>
    <w:p>
      <w:r>
        <w:t xml:space="preserve">✓ Mit véd a módosítás: Tényleges, kikényszeríthető kijelentkezési kötelezettség; igazolásos teljesítés; kötbér enforcement.</w:t>
      </w:r>
    </w:p>
    <w:p>
      <w:r>
        <w:t xml:space="preserve"/>
      </w:r>
    </w:p>
    <w:p>
      <w:r>
        <w:t xml:space="preserve">💡 Tárgyalási tipp: Az igazolást a birtokátruházásnál bemutatni kell — ez egyetlen formanyomtatvány a kormányablakból, az eladóknak nem terhes.</w:t>
      </w:r>
    </w:p>
  </w:comment>
  <w:comment w:id="6" w:author="ContractMD AI" w:date="2026-05-19T18:40:14Z" w:initials="CMD">
    <w:p>
      <w:r>
        <w:t xml:space="preserve">Miért problémás: A 'legjobb tudomásuk szerint' szófordulat a magyar bírói gyakorlat szerint jelentősen gyengíti a kellékszavatossági felelősséget — az eladóknak elég azt mondaniuk: 'nem tudtunk a hibáról'. A vevő pedig nem tudja bizonyítani, hogy az eladók tudtak róla. A használt ingatlan esetén a vevő jogai eleve korlátozottak, ez a klauzula tovább rontja a helyzetet.</w:t>
      </w:r>
    </w:p>
    <w:p>
      <w:r>
        <w:t xml:space="preserve"/>
      </w:r>
    </w:p>
    <w:p>
      <w:r>
        <w:t xml:space="preserve">Jogi alap: Ptk. 6:171-176. § — kellékszavatosság; Ptk. 6:177. § — jogszavatosság</w:t>
      </w:r>
    </w:p>
    <w:p>
      <w:r>
        <w:t xml:space="preserve"/>
      </w:r>
    </w:p>
    <w:p>
      <w:r>
        <w:t xml:space="preserve">⚠️ Mit kockáztat: Ha aláírás után derül ki, hogy a fürdőszobában rejtett beázás van, vagy a falak penészedettek a tapéta alatt, a vevő nehezen érvényesítheti a 100-200 ezer (vagy milliós) javítási költséget az eladókkal szemben.</w:t>
      </w:r>
    </w:p>
    <w:p>
      <w:r>
        <w:t xml:space="preserve"/>
      </w:r>
    </w:p>
    <w:p>
      <w:r>
        <w:t xml:space="preserve">✓ Mit véd a módosítás: A vevő érdemi kellékszavatossági védelme; bizonyítási nehézségek áthárítása az eladókra (akiknek bizonyítaniuk kell, hogy NEM tudtak a hibáról, és nem a vevőnek, hogy IGEN tudtak).</w:t>
      </w:r>
    </w:p>
    <w:p>
      <w:r>
        <w:t xml:space="preserve"/>
      </w:r>
    </w:p>
    <w:p>
      <w:r>
        <w:t xml:space="preserve">💡 Tárgyalási tipp: Műszaki állapotfelmérés (általában 30-50.000 Ft) aláírás előtt — ha a felmérés nem tár fel hibát, és utólag mégis kiderül, a kellékszavatosság erős.</w:t>
      </w:r>
    </w:p>
  </w:comment>
  <w:comment w:id="7" w:author="ContractMD AI" w:date="2026-05-19T18:40:14Z" w:initials="CMD">
    <w:p>
      <w:r>
        <w:t xml:space="preserve">Miért problémás: A 'kerülhet' (megengedő) szóhasználat helyett 'kerül' (kötelező) kell. A vevő számára ez biztosítja, hogy a vételár megfizetése után automatikusan beadásra kerüljön a bejegyzési engedély — nem opcionális.</w:t>
      </w:r>
    </w:p>
    <w:p>
      <w:r>
        <w:t xml:space="preserve"/>
      </w:r>
    </w:p>
    <w:p>
      <w:r>
        <w:t xml:space="preserve">Jogi alap: Ptk. 6:8. § — jognyilatkozat értelmezése; Inytv. 47/A § (1) b)</w:t>
      </w:r>
    </w:p>
    <w:p>
      <w:r>
        <w:t xml:space="preserve"/>
      </w:r>
    </w:p>
    <w:p>
      <w:r>
        <w:t xml:space="preserve">⚠️ Mit kockáztat: Ha a 'kerülhet' szót szigorúan értelmezzük, a benyújtás opcionális — a vevő nem tudja kikényszeríteni. Bár a kontextus egyértelmű, a bíróság a szó szerinti értelmezést is figyelembe veheti.</w:t>
      </w:r>
    </w:p>
    <w:p>
      <w:r>
        <w:t xml:space="preserve"/>
      </w:r>
    </w:p>
    <w:p>
      <w:r>
        <w:t xml:space="preserve">✓ Mit véd a módosítás: Egyértelmű, kötelező teljesítési határidő; a vevő tulajdonjog-szerzésének gyorsabb és biztosabb földhivatali rögzítése.</w:t>
      </w:r>
    </w:p>
    <w:p>
      <w:r>
        <w:t xml:space="preserve"/>
      </w:r>
    </w:p>
    <w:p>
      <w:r>
        <w:t xml:space="preserve">💡 Tárgyalási tipp: Apró módosítás — a legtöbb ügyvéd elfogadja, ha rákérdezel.</w:t>
      </w:r>
    </w:p>
  </w:comment>
  <w:comment w:id="8" w:author="ContractMD AI" w:date="2026-05-19T18:40:14Z" w:initials="CMD">
    <w:p>
      <w:r>
        <w:t xml:space="preserve">Miért problémás: A számozás kihagyja a 7.7-et — közvetlenül 7.6 után 7.8 jön. Ez az okiratszerkesztés alapossági hibája. Önmagában nem jogi probléma, de jelzi, hogy a szerződést egy korábbi verzióból szerkesztették és a számozás nem lett egységesítve.</w:t>
      </w:r>
    </w:p>
    <w:p>
      <w:r>
        <w:t xml:space="preserve"/>
      </w:r>
    </w:p>
    <w:p>
      <w:r>
        <w:t xml:space="preserve">Jogi alap: Nincs konkrét jogszabályi sértés — minőségi jelzés.</w:t>
      </w:r>
    </w:p>
    <w:p>
      <w:r>
        <w:t xml:space="preserve"/>
      </w:r>
    </w:p>
    <w:p>
      <w:r>
        <w:t xml:space="preserve">⚠️ Mit kockáztat: Hivatkozási problémák utólag (pl. 'a 7.7. pont szerint'), bíró rosszallása, későbbi szerződésmódosításnál zavar.</w:t>
      </w:r>
    </w:p>
    <w:p>
      <w:r>
        <w:t xml:space="preserve"/>
      </w:r>
    </w:p>
    <w:p>
      <w:r>
        <w:t xml:space="preserve">✓ Mit véd a módosítás: Tiszta dokumentum; nem ad alapot későbbi vitának arról, hogy 'mit jelent a hiányzó 7.7. pont'.</w:t>
      </w:r>
    </w:p>
    <w:p>
      <w:r>
        <w:t xml:space="preserve"/>
      </w:r>
    </w:p>
    <w:p>
      <w:r>
        <w:t xml:space="preserve">💡 Tárgyalási tipp: Az ügyvédet megkérheted, hogy az aláírás előtt javítsa — 5 perces munka.</w:t>
      </w:r>
    </w:p>
  </w:comment>
  <w:comment w:id="9" w:author="ContractMD AI" w:date="2026-05-19T18:40:14Z" w:initials="CMD">
    <w:p>
      <w:r>
        <w:t xml:space="preserve">Miért problémás: Az ügyvédi iroda címe a szerződésben kétszer szerepel, és a két helyen különböző postai kód van (2621 vs 2021). Verőce valós postai kódja 2621. Az aláírási blokkban lévő '2021' hibás.</w:t>
      </w:r>
    </w:p>
    <w:p>
      <w:r>
        <w:t xml:space="preserve"/>
      </w:r>
    </w:p>
    <w:p>
      <w:r>
        <w:t xml:space="preserve">Jogi alap: Nincs konkrét jogszabályi sértés.</w:t>
      </w:r>
    </w:p>
    <w:p>
      <w:r>
        <w:t xml:space="preserve"/>
      </w:r>
    </w:p>
    <w:p>
      <w:r>
        <w:t xml:space="preserve">⚠️ Mit kockáztat: Ha utólag postázni kell az ügyvédnek (pl. földhivatali hibásított kézbesítés), a hibás cím késedelmet okoz.</w:t>
      </w:r>
    </w:p>
    <w:p>
      <w:r>
        <w:t xml:space="preserve"/>
      </w:r>
    </w:p>
    <w:p>
      <w:r>
        <w:t xml:space="preserve">✓ Mit véd a módosítás: Egyértelmű, pontos kapcsolattartási cím.</w:t>
      </w:r>
    </w:p>
    <w:p>
      <w:r>
        <w:t xml:space="preserve"/>
      </w:r>
    </w:p>
    <w:p>
      <w:r>
        <w:t xml:space="preserve">💡 Tárgyalási tipp: Az ügyvédet megkérni, hogy javítsa — pillanatok alatt.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999999"/>
        <w:sz w:val="16"/>
      </w:rPr>
      <w:t>Generálva: ContractMD AI · 2026-05-19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